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DE52B5B" w14:textId="55749C51" w:rsidR="007E4C65" w:rsidRPr="00A20D4F" w:rsidRDefault="00001DAF" w:rsidP="001E5A50">
      <w:pPr>
        <w:jc w:val="center"/>
      </w:pPr>
      <w:r>
        <w:rPr>
          <w:noProof/>
        </w:rPr>
        <w:drawing>
          <wp:anchor distT="0" distB="0" distL="0" distR="0" simplePos="0" relativeHeight="251663360" behindDoc="1" locked="0" layoutInCell="1" hidden="0" allowOverlap="1" wp14:anchorId="759DB999" wp14:editId="455146A3">
            <wp:simplePos x="0" y="0"/>
            <wp:positionH relativeFrom="column">
              <wp:posOffset>1452245</wp:posOffset>
            </wp:positionH>
            <wp:positionV relativeFrom="paragraph">
              <wp:posOffset>-6985</wp:posOffset>
            </wp:positionV>
            <wp:extent cx="2857500" cy="1334312"/>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857500" cy="1334312"/>
                    </a:xfrm>
                    <a:prstGeom prst="rect">
                      <a:avLst/>
                    </a:prstGeom>
                    <a:ln/>
                  </pic:spPr>
                </pic:pic>
              </a:graphicData>
            </a:graphic>
          </wp:anchor>
        </w:drawing>
      </w:r>
    </w:p>
    <w:p w14:paraId="6BBD2C3B" w14:textId="77777777" w:rsidR="007E4C65" w:rsidRPr="00A20D4F" w:rsidRDefault="007E4C65" w:rsidP="007E4C65"/>
    <w:p w14:paraId="5356BC08" w14:textId="77777777" w:rsidR="007E4C65" w:rsidRPr="00A20D4F" w:rsidRDefault="007E4C65" w:rsidP="007E4C65"/>
    <w:p w14:paraId="41786EA0" w14:textId="77777777" w:rsidR="007E4C65" w:rsidRPr="00A20D4F" w:rsidRDefault="007E4C65" w:rsidP="007E4C65"/>
    <w:p w14:paraId="4438C34C" w14:textId="77777777" w:rsidR="007E4C65" w:rsidRPr="00A20D4F" w:rsidRDefault="007E4C65" w:rsidP="007E4C65"/>
    <w:p w14:paraId="50A905E9" w14:textId="77777777" w:rsidR="007E4C65" w:rsidRPr="00A20D4F" w:rsidRDefault="007E4C65" w:rsidP="007E4C65"/>
    <w:p w14:paraId="7F54AA89" w14:textId="77777777" w:rsidR="007E4C65" w:rsidRPr="00A20D4F" w:rsidRDefault="007E4C65" w:rsidP="007E4C65"/>
    <w:p w14:paraId="6E1F4360" w14:textId="77777777" w:rsidR="007E4C65" w:rsidRPr="00A20D4F" w:rsidRDefault="007E4C65" w:rsidP="007E4C65"/>
    <w:p w14:paraId="4068B296" w14:textId="77777777" w:rsidR="007E4C65" w:rsidRDefault="007E4C65" w:rsidP="007E4C65"/>
    <w:p w14:paraId="29C992EE" w14:textId="77777777" w:rsidR="00001DAF" w:rsidRDefault="00001DAF" w:rsidP="007E4C65"/>
    <w:p w14:paraId="103D67CB" w14:textId="77777777" w:rsidR="00001DAF" w:rsidRDefault="00001DAF" w:rsidP="007E4C65"/>
    <w:p w14:paraId="50C8254A" w14:textId="77777777" w:rsidR="00001DAF" w:rsidRDefault="00001DAF" w:rsidP="007E4C65"/>
    <w:p w14:paraId="4CCB3E0D" w14:textId="77777777" w:rsidR="00001DAF" w:rsidRDefault="00001DAF" w:rsidP="007E4C65"/>
    <w:p w14:paraId="3B217BA0" w14:textId="77777777" w:rsidR="00001DAF" w:rsidRDefault="00001DAF" w:rsidP="007E4C65"/>
    <w:p w14:paraId="5703262A" w14:textId="77777777" w:rsidR="00001DAF" w:rsidRDefault="00001DAF" w:rsidP="007E4C65"/>
    <w:p w14:paraId="466E9EBD" w14:textId="77777777" w:rsidR="00001DAF" w:rsidRDefault="00001DAF" w:rsidP="007E4C65"/>
    <w:p w14:paraId="6DE69823" w14:textId="77777777" w:rsidR="00001DAF" w:rsidRDefault="00001DAF" w:rsidP="007E4C65"/>
    <w:p w14:paraId="13EE4248" w14:textId="77777777" w:rsidR="00001DAF" w:rsidRDefault="00001DAF" w:rsidP="007E4C65"/>
    <w:p w14:paraId="3877C580" w14:textId="77777777" w:rsidR="00001DAF" w:rsidRDefault="00001DAF" w:rsidP="007E4C65"/>
    <w:p w14:paraId="73F19594" w14:textId="77777777" w:rsidR="00001DAF" w:rsidRDefault="00001DAF" w:rsidP="007E4C65"/>
    <w:p w14:paraId="3AD859FD" w14:textId="77777777" w:rsidR="00001DAF" w:rsidRDefault="00001DAF" w:rsidP="007E4C65"/>
    <w:p w14:paraId="56A71762" w14:textId="77777777" w:rsidR="00001DAF" w:rsidRDefault="00001DAF" w:rsidP="007E4C65"/>
    <w:p w14:paraId="19ABE8B3" w14:textId="77777777" w:rsidR="00001DAF" w:rsidRDefault="00001DAF" w:rsidP="007E4C65"/>
    <w:p w14:paraId="009E1CAB" w14:textId="77777777" w:rsidR="00001DAF" w:rsidRDefault="00001DAF" w:rsidP="007E4C65"/>
    <w:p w14:paraId="43C19BCA" w14:textId="77777777" w:rsidR="00001DAF" w:rsidRDefault="00001DAF" w:rsidP="007E4C65"/>
    <w:p w14:paraId="274FB7F1" w14:textId="77777777" w:rsidR="00001DAF" w:rsidRDefault="00001DAF" w:rsidP="007E4C65"/>
    <w:p w14:paraId="785630F2" w14:textId="77777777" w:rsidR="00001DAF" w:rsidRPr="00A20D4F" w:rsidRDefault="00001DAF" w:rsidP="007E4C65"/>
    <w:p w14:paraId="0B97EFF3" w14:textId="77777777" w:rsidR="007E4C65" w:rsidRPr="00A20D4F" w:rsidRDefault="007E4C65" w:rsidP="007E4C65"/>
    <w:p w14:paraId="71AA7454" w14:textId="77777777" w:rsidR="007E4C65" w:rsidRPr="00264EFB" w:rsidRDefault="007E4C65" w:rsidP="007E4C65">
      <w:r w:rsidRPr="00A20D4F">
        <w:rPr>
          <w:i/>
          <w:noProof/>
          <w:color w:val="0000FF"/>
          <w:lang w:val="pt-PT" w:eastAsia="pt-PT"/>
        </w:rPr>
        <mc:AlternateContent>
          <mc:Choice Requires="wps">
            <w:drawing>
              <wp:anchor distT="0" distB="0" distL="114300" distR="114300" simplePos="0" relativeHeight="251657216" behindDoc="0" locked="0" layoutInCell="1" allowOverlap="1" wp14:anchorId="248B9347" wp14:editId="199DCADC">
                <wp:simplePos x="0" y="0"/>
                <wp:positionH relativeFrom="column">
                  <wp:posOffset>-687780</wp:posOffset>
                </wp:positionH>
                <wp:positionV relativeFrom="paragraph">
                  <wp:posOffset>47551</wp:posOffset>
                </wp:positionV>
                <wp:extent cx="7102549" cy="712470"/>
                <wp:effectExtent l="0" t="0" r="3175" b="0"/>
                <wp:wrapNone/>
                <wp:docPr id="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02549" cy="7124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Segoe UI" w:hAnsi="Segoe UI" w:cs="Segoe UI"/>
                                <w:color w:val="C00000"/>
                              </w:rPr>
                              <w:alias w:val="Título"/>
                              <w:tag w:val=""/>
                              <w:id w:val="-1202546390"/>
                              <w:placeholder>
                                <w:docPart w:val="A62D88C8F31845EEB0779DB57ACEA3C6"/>
                              </w:placeholder>
                              <w:dataBinding w:prefixMappings="xmlns:ns0='http://purl.org/dc/elements/1.1/' xmlns:ns1='http://schemas.openxmlformats.org/package/2006/metadata/core-properties' " w:xpath="/ns1:coreProperties[1]/ns0:title[1]" w:storeItemID="{6C3C8BC8-F283-45AE-878A-BAB7291924A1}"/>
                              <w:text/>
                            </w:sdtPr>
                            <w:sdtContent>
                              <w:p w14:paraId="060EDED1" w14:textId="77777777" w:rsidR="007E4C65" w:rsidRPr="0037364C" w:rsidRDefault="000927A0" w:rsidP="007E4C65">
                                <w:pPr>
                                  <w:pStyle w:val="Titulodocumento"/>
                                  <w:jc w:val="center"/>
                                  <w:rPr>
                                    <w:rFonts w:ascii="Segoe UI" w:hAnsi="Segoe UI" w:cs="Segoe UI"/>
                                    <w:color w:val="C00000"/>
                                  </w:rPr>
                                </w:pPr>
                                <w:r>
                                  <w:rPr>
                                    <w:rFonts w:ascii="Segoe UI" w:hAnsi="Segoe UI" w:cs="Segoe UI"/>
                                    <w:color w:val="C00000"/>
                                  </w:rPr>
                                  <w:t>Manual do Usuário</w:t>
                                </w:r>
                              </w:p>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8B9347" id="_x0000_t202" coordsize="21600,21600" o:spt="202" path="m,l,21600r21600,l21600,xe">
                <v:stroke joinstyle="miter"/>
                <v:path gradientshapeok="t" o:connecttype="rect"/>
              </v:shapetype>
              <v:shape id="Text Box 9" o:spid="_x0000_s1026" type="#_x0000_t202" style="position:absolute;left:0;text-align:left;margin-left:-54.15pt;margin-top:3.75pt;width:559.25pt;height:56.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" stroked="f">
                <v:textbox>
                  <w:txbxContent>
                    <w:sdt>
                      <w:sdtPr>
                        <w:rPr>
                          <w:rFonts w:ascii="Segoe UI" w:hAnsi="Segoe UI" w:cs="Segoe UI"/>
                          <w:color w:val="C00000"/>
                        </w:rPr>
                        <w:alias w:val="Título"/>
                        <w:tag w:val=""/>
                        <w:id w:val="-1202546390"/>
                        <w:placeholder>
                          <w:docPart w:val="A62D88C8F31845EEB0779DB57ACEA3C6"/>
                        </w:placeholder>
                        <w:dataBinding w:prefixMappings="xmlns:ns0='http://purl.org/dc/elements/1.1/' xmlns:ns1='http://schemas.openxmlformats.org/package/2006/metadata/core-properties' " w:xpath="/ns1:coreProperties[1]/ns0:title[1]" w:storeItemID="{6C3C8BC8-F283-45AE-878A-BAB7291924A1}"/>
                        <w:text/>
                      </w:sdtPr>
                      <w:sdtContent>
                        <w:p w14:paraId="060EDED1" w14:textId="77777777" w:rsidR="007E4C65" w:rsidRPr="0037364C" w:rsidRDefault="000927A0" w:rsidP="007E4C65">
                          <w:pPr>
                            <w:pStyle w:val="Titulodocumento"/>
                            <w:jc w:val="center"/>
                            <w:rPr>
                              <w:rFonts w:ascii="Segoe UI" w:hAnsi="Segoe UI" w:cs="Segoe UI"/>
                              <w:color w:val="C00000"/>
                            </w:rPr>
                          </w:pPr>
                          <w:r>
                            <w:rPr>
                              <w:rFonts w:ascii="Segoe UI" w:hAnsi="Segoe UI" w:cs="Segoe UI"/>
                              <w:color w:val="C00000"/>
                            </w:rPr>
                            <w:t>Manual do Usuário</w:t>
                          </w:r>
                        </w:p>
                      </w:sdtContent>
                    </w:sdt>
                  </w:txbxContent>
                </v:textbox>
              </v:shape>
            </w:pict>
          </mc:Fallback>
        </mc:AlternateContent>
      </w:r>
    </w:p>
    <w:p w14:paraId="333D9E3F" w14:textId="77777777" w:rsidR="007E4C65" w:rsidRPr="00264EFB" w:rsidRDefault="007E4C65" w:rsidP="007E4C65"/>
    <w:p w14:paraId="5DECA7BC" w14:textId="77777777" w:rsidR="007E4C65" w:rsidRPr="00264EFB" w:rsidRDefault="007E4C65" w:rsidP="007E4C65"/>
    <w:p w14:paraId="5AEBB0C3" w14:textId="77777777" w:rsidR="007E4C65" w:rsidRPr="00264EFB" w:rsidRDefault="007E4C65" w:rsidP="007E4C65">
      <w:r w:rsidRPr="00A20D4F">
        <w:rPr>
          <w:i/>
          <w:noProof/>
          <w:color w:val="0000FF"/>
          <w:lang w:val="pt-PT" w:eastAsia="pt-PT"/>
        </w:rPr>
        <mc:AlternateContent>
          <mc:Choice Requires="wps">
            <w:drawing>
              <wp:anchor distT="0" distB="0" distL="114300" distR="114300" simplePos="0" relativeHeight="251659264" behindDoc="0" locked="0" layoutInCell="1" allowOverlap="1" wp14:anchorId="557C2766" wp14:editId="170046DA">
                <wp:simplePos x="0" y="0"/>
                <wp:positionH relativeFrom="column">
                  <wp:posOffset>-690881</wp:posOffset>
                </wp:positionH>
                <wp:positionV relativeFrom="paragraph">
                  <wp:posOffset>196850</wp:posOffset>
                </wp:positionV>
                <wp:extent cx="7102475" cy="597535"/>
                <wp:effectExtent l="0" t="0" r="3175" b="0"/>
                <wp:wrapNone/>
                <wp:docPr id="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02475" cy="5975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Segoe UI" w:hAnsi="Segoe UI" w:cs="Segoe UI"/>
                                <w:b w:val="0"/>
                                <w:color w:val="1D1B11" w:themeColor="background2" w:themeShade="1A"/>
                                <w:sz w:val="32"/>
                                <w:szCs w:val="32"/>
                              </w:rPr>
                              <w:alias w:val="Assunto"/>
                              <w:tag w:val=""/>
                              <w:id w:val="1073392669"/>
                              <w:dataBinding w:prefixMappings="xmlns:ns0='http://purl.org/dc/elements/1.1/' xmlns:ns1='http://schemas.openxmlformats.org/package/2006/metadata/core-properties' " w:xpath="/ns1:coreProperties[1]/ns0:subject[1]" w:storeItemID="{6C3C8BC8-F283-45AE-878A-BAB7291924A1}"/>
                              <w:text/>
                            </w:sdtPr>
                            <w:sdtContent>
                              <w:p w14:paraId="5E92F54C" w14:textId="04EAF057" w:rsidR="007E4C65" w:rsidRPr="0037364C" w:rsidRDefault="007E4C65" w:rsidP="007E4C65">
                                <w:pPr>
                                  <w:pStyle w:val="Titulodocumento"/>
                                  <w:jc w:val="center"/>
                                  <w:rPr>
                                    <w:rFonts w:ascii="Segoe UI" w:hAnsi="Segoe UI" w:cs="Segoe UI"/>
                                    <w:b w:val="0"/>
                                    <w:color w:val="1D1B11" w:themeColor="background2" w:themeShade="1A"/>
                                    <w:sz w:val="32"/>
                                    <w:szCs w:val="32"/>
                                  </w:rPr>
                                </w:pPr>
                                <w:r>
                                  <w:rPr>
                                    <w:rFonts w:ascii="Segoe UI" w:hAnsi="Segoe UI" w:cs="Segoe UI"/>
                                    <w:b w:val="0"/>
                                    <w:color w:val="1D1B11" w:themeColor="background2" w:themeShade="1A"/>
                                    <w:sz w:val="32"/>
                                    <w:szCs w:val="32"/>
                                    <w:lang w:val="pt-PT"/>
                                  </w:rPr>
                                  <w:t>Versão &lt;</w:t>
                                </w:r>
                                <w:r w:rsidR="00001DAF">
                                  <w:rPr>
                                    <w:rFonts w:ascii="Segoe UI" w:hAnsi="Segoe UI" w:cs="Segoe UI"/>
                                    <w:b w:val="0"/>
                                    <w:color w:val="1D1B11" w:themeColor="background2" w:themeShade="1A"/>
                                    <w:sz w:val="32"/>
                                    <w:szCs w:val="32"/>
                                    <w:lang w:val="pt-PT"/>
                                  </w:rPr>
                                  <w:t>1</w:t>
                                </w:r>
                                <w:r>
                                  <w:rPr>
                                    <w:rFonts w:ascii="Segoe UI" w:hAnsi="Segoe UI" w:cs="Segoe UI"/>
                                    <w:b w:val="0"/>
                                    <w:color w:val="1D1B11" w:themeColor="background2" w:themeShade="1A"/>
                                    <w:sz w:val="32"/>
                                    <w:szCs w:val="32"/>
                                    <w:lang w:val="pt-PT"/>
                                  </w:rPr>
                                  <w:t>&gt;</w:t>
                                </w:r>
                              </w:p>
                            </w:sdtContent>
                          </w:sdt>
                          <w:p w14:paraId="46D955AD" w14:textId="77777777" w:rsidR="007E4C65" w:rsidRPr="0037364C" w:rsidRDefault="007E4C65" w:rsidP="007E4C65">
                            <w:pPr>
                              <w:pStyle w:val="Titulodocumento"/>
                              <w:jc w:val="right"/>
                              <w:rPr>
                                <w:rFonts w:ascii="Segoe UI" w:hAnsi="Segoe UI" w:cs="Segoe UI"/>
                                <w:b w:val="0"/>
                                <w:color w:val="1D1B11" w:themeColor="background2" w:themeShade="1A"/>
                                <w:sz w:val="32"/>
                                <w:szCs w:val="32"/>
                              </w:rPr>
                            </w:pPr>
                          </w:p>
                          <w:p w14:paraId="1AB8AB5C" w14:textId="77777777" w:rsidR="007E4C65" w:rsidRPr="0037364C" w:rsidRDefault="007E4C65" w:rsidP="007E4C65">
                            <w:pPr>
                              <w:pStyle w:val="Sumrio1"/>
                              <w:jc w:val="right"/>
                              <w:rPr>
                                <w:rFonts w:ascii="Segoe UI" w:hAnsi="Segoe UI" w:cs="Segoe UI"/>
                                <w:color w:val="1D1B11" w:themeColor="background2" w:themeShade="1A"/>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7C2766" id="_x0000_s1027" type="#_x0000_t202" style="position:absolute;left:0;text-align:left;margin-left:-54.4pt;margin-top:15.5pt;width:559.25pt;height:47.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" stroked="f">
                <v:textbox>
                  <w:txbxContent>
                    <w:sdt>
                      <w:sdtPr>
                        <w:rPr>
                          <w:rFonts w:ascii="Segoe UI" w:hAnsi="Segoe UI" w:cs="Segoe UI"/>
                          <w:b w:val="0"/>
                          <w:color w:val="1D1B11" w:themeColor="background2" w:themeShade="1A"/>
                          <w:sz w:val="32"/>
                          <w:szCs w:val="32"/>
                        </w:rPr>
                        <w:alias w:val="Assunto"/>
                        <w:tag w:val=""/>
                        <w:id w:val="1073392669"/>
                        <w:dataBinding w:prefixMappings="xmlns:ns0='http://purl.org/dc/elements/1.1/' xmlns:ns1='http://schemas.openxmlformats.org/package/2006/metadata/core-properties' " w:xpath="/ns1:coreProperties[1]/ns0:subject[1]" w:storeItemID="{6C3C8BC8-F283-45AE-878A-BAB7291924A1}"/>
                        <w:text/>
                      </w:sdtPr>
                      <w:sdtContent>
                        <w:p w14:paraId="5E92F54C" w14:textId="04EAF057" w:rsidR="007E4C65" w:rsidRPr="0037364C" w:rsidRDefault="007E4C65" w:rsidP="007E4C65">
                          <w:pPr>
                            <w:pStyle w:val="Titulodocumento"/>
                            <w:jc w:val="center"/>
                            <w:rPr>
                              <w:rFonts w:ascii="Segoe UI" w:hAnsi="Segoe UI" w:cs="Segoe UI"/>
                              <w:b w:val="0"/>
                              <w:color w:val="1D1B11" w:themeColor="background2" w:themeShade="1A"/>
                              <w:sz w:val="32"/>
                              <w:szCs w:val="32"/>
                            </w:rPr>
                          </w:pPr>
                          <w:r>
                            <w:rPr>
                              <w:rFonts w:ascii="Segoe UI" w:hAnsi="Segoe UI" w:cs="Segoe UI"/>
                              <w:b w:val="0"/>
                              <w:color w:val="1D1B11" w:themeColor="background2" w:themeShade="1A"/>
                              <w:sz w:val="32"/>
                              <w:szCs w:val="32"/>
                              <w:lang w:val="pt-PT"/>
                            </w:rPr>
                            <w:t>Versão &lt;</w:t>
                          </w:r>
                          <w:r w:rsidR="00001DAF">
                            <w:rPr>
                              <w:rFonts w:ascii="Segoe UI" w:hAnsi="Segoe UI" w:cs="Segoe UI"/>
                              <w:b w:val="0"/>
                              <w:color w:val="1D1B11" w:themeColor="background2" w:themeShade="1A"/>
                              <w:sz w:val="32"/>
                              <w:szCs w:val="32"/>
                              <w:lang w:val="pt-PT"/>
                            </w:rPr>
                            <w:t>1</w:t>
                          </w:r>
                          <w:r>
                            <w:rPr>
                              <w:rFonts w:ascii="Segoe UI" w:hAnsi="Segoe UI" w:cs="Segoe UI"/>
                              <w:b w:val="0"/>
                              <w:color w:val="1D1B11" w:themeColor="background2" w:themeShade="1A"/>
                              <w:sz w:val="32"/>
                              <w:szCs w:val="32"/>
                              <w:lang w:val="pt-PT"/>
                            </w:rPr>
                            <w:t>&gt;</w:t>
                          </w:r>
                        </w:p>
                      </w:sdtContent>
                    </w:sdt>
                    <w:p w14:paraId="46D955AD" w14:textId="77777777" w:rsidR="007E4C65" w:rsidRPr="0037364C" w:rsidRDefault="007E4C65" w:rsidP="007E4C65">
                      <w:pPr>
                        <w:pStyle w:val="Titulodocumento"/>
                        <w:jc w:val="right"/>
                        <w:rPr>
                          <w:rFonts w:ascii="Segoe UI" w:hAnsi="Segoe UI" w:cs="Segoe UI"/>
                          <w:b w:val="0"/>
                          <w:color w:val="1D1B11" w:themeColor="background2" w:themeShade="1A"/>
                          <w:sz w:val="32"/>
                          <w:szCs w:val="32"/>
                        </w:rPr>
                      </w:pPr>
                    </w:p>
                    <w:p w14:paraId="1AB8AB5C" w14:textId="77777777" w:rsidR="007E4C65" w:rsidRPr="0037364C" w:rsidRDefault="007E4C65" w:rsidP="007E4C65">
                      <w:pPr>
                        <w:pStyle w:val="Sumrio1"/>
                        <w:jc w:val="right"/>
                        <w:rPr>
                          <w:rFonts w:ascii="Segoe UI" w:hAnsi="Segoe UI" w:cs="Segoe UI"/>
                          <w:color w:val="1D1B11" w:themeColor="background2" w:themeShade="1A"/>
                          <w:sz w:val="32"/>
                          <w:szCs w:val="32"/>
                        </w:rPr>
                      </w:pPr>
                    </w:p>
                  </w:txbxContent>
                </v:textbox>
              </v:shape>
            </w:pict>
          </mc:Fallback>
        </mc:AlternateContent>
      </w:r>
    </w:p>
    <w:p w14:paraId="1EE8FE09" w14:textId="77777777" w:rsidR="007E4C65" w:rsidRPr="00264EFB" w:rsidRDefault="007E4C65" w:rsidP="007E4C65"/>
    <w:p w14:paraId="6B6666E6" w14:textId="77777777" w:rsidR="007E4C65" w:rsidRPr="00264EFB" w:rsidRDefault="007E4C65" w:rsidP="007E4C65"/>
    <w:p w14:paraId="52867845" w14:textId="77777777" w:rsidR="007E4C65" w:rsidRPr="00264EFB" w:rsidRDefault="007E4C65" w:rsidP="007E4C65"/>
    <w:p w14:paraId="0BC0CC81" w14:textId="77777777" w:rsidR="007E4C65" w:rsidRPr="00264EFB" w:rsidRDefault="007E4C65" w:rsidP="007E4C65"/>
    <w:p w14:paraId="7E7237BE" w14:textId="77777777" w:rsidR="007E4C65" w:rsidRPr="00264EFB" w:rsidRDefault="007E4C65" w:rsidP="007E4C65"/>
    <w:p w14:paraId="7ED16DC7" w14:textId="77777777" w:rsidR="007E4C65" w:rsidRPr="00264EFB" w:rsidRDefault="007E4C65" w:rsidP="007E4C65">
      <w:r>
        <w:tab/>
      </w:r>
    </w:p>
    <w:p w14:paraId="436D71F0" w14:textId="77777777" w:rsidR="007E4C65" w:rsidRPr="00264EFB" w:rsidRDefault="007E4C65" w:rsidP="007E4C65"/>
    <w:p w14:paraId="58B8EDC3" w14:textId="77777777" w:rsidR="007E4C65" w:rsidRPr="00264EFB" w:rsidRDefault="007E4C65" w:rsidP="007E4C65"/>
    <w:p w14:paraId="4986290E" w14:textId="77777777" w:rsidR="007E4C65" w:rsidRPr="00264EFB" w:rsidRDefault="007E4C65" w:rsidP="007E4C65"/>
    <w:p w14:paraId="3AE1E869" w14:textId="77777777" w:rsidR="007E4C65" w:rsidRPr="00264EFB" w:rsidRDefault="007E4C65" w:rsidP="007E4C65"/>
    <w:p w14:paraId="079DD452" w14:textId="77777777" w:rsidR="007E4C65" w:rsidRPr="00264EFB" w:rsidRDefault="007E4C65" w:rsidP="007E4C65"/>
    <w:p w14:paraId="4CE70EE7" w14:textId="77777777" w:rsidR="007E4C65" w:rsidRPr="00264EFB" w:rsidRDefault="007E4C65" w:rsidP="007E4C65"/>
    <w:p w14:paraId="573387D6" w14:textId="77777777" w:rsidR="007E4C65" w:rsidRPr="00264EFB" w:rsidRDefault="007E4C65" w:rsidP="007E4C65"/>
    <w:p w14:paraId="6EEF075D" w14:textId="77777777" w:rsidR="007E4C65" w:rsidRPr="00264EFB" w:rsidRDefault="007E4C65" w:rsidP="007E4C65"/>
    <w:p w14:paraId="62FA66D4" w14:textId="77777777" w:rsidR="007E4C65" w:rsidRPr="00264EFB" w:rsidRDefault="007E4C65" w:rsidP="007E4C65"/>
    <w:p w14:paraId="3B47D085" w14:textId="77777777" w:rsidR="007E4C65" w:rsidRPr="00264EFB" w:rsidRDefault="007E4C65" w:rsidP="007E4C65"/>
    <w:p w14:paraId="4D1761AC" w14:textId="77777777" w:rsidR="007E4C65" w:rsidRPr="00264EFB" w:rsidRDefault="007E4C65" w:rsidP="007E4C65"/>
    <w:p w14:paraId="150AD7C8" w14:textId="77777777" w:rsidR="007E4C65" w:rsidRDefault="007E4C65" w:rsidP="007E4C65">
      <w:pPr>
        <w:tabs>
          <w:tab w:val="left" w:pos="3700"/>
        </w:tabs>
      </w:pPr>
      <w:r>
        <w:tab/>
      </w:r>
    </w:p>
    <w:p w14:paraId="5C04D465" w14:textId="77777777" w:rsidR="007E4C65" w:rsidRPr="00264EFB" w:rsidRDefault="007E4C65" w:rsidP="007E4C65">
      <w:pPr>
        <w:tabs>
          <w:tab w:val="left" w:pos="3700"/>
        </w:tabs>
        <w:sectPr w:rsidR="007E4C65" w:rsidRPr="00264EFB">
          <w:headerReference w:type="first" r:id="rId8"/>
          <w:footerReference w:type="first" r:id="rId9"/>
          <w:pgSz w:w="11907" w:h="16840" w:code="9"/>
          <w:pgMar w:top="851" w:right="851" w:bottom="851" w:left="1418" w:header="851" w:footer="851" w:gutter="0"/>
          <w:cols w:space="708"/>
          <w:docGrid w:linePitch="360"/>
        </w:sectPr>
      </w:pPr>
      <w:r>
        <w:rPr>
          <w:noProof/>
          <w:lang w:val="pt-PT" w:eastAsia="pt-PT"/>
        </w:rPr>
        <mc:AlternateContent>
          <mc:Choice Requires="wps">
            <w:drawing>
              <wp:anchor distT="0" distB="0" distL="114300" distR="114300" simplePos="0" relativeHeight="251661312" behindDoc="0" locked="0" layoutInCell="1" allowOverlap="1" wp14:anchorId="00AAE806" wp14:editId="3793E4F4">
                <wp:simplePos x="0" y="0"/>
                <wp:positionH relativeFrom="column">
                  <wp:posOffset>-751205</wp:posOffset>
                </wp:positionH>
                <wp:positionV relativeFrom="paragraph">
                  <wp:posOffset>292100</wp:posOffset>
                </wp:positionV>
                <wp:extent cx="7269480" cy="426085"/>
                <wp:effectExtent l="0" t="0" r="7620" b="0"/>
                <wp:wrapNone/>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69480" cy="4260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Segoe UI" w:hAnsi="Segoe UI" w:cs="Segoe UI"/>
                                <w:color w:val="1D1B11" w:themeColor="background2" w:themeShade="1A"/>
                                <w:sz w:val="40"/>
                              </w:rPr>
                              <w:alias w:val="Gestor"/>
                              <w:tag w:val=""/>
                              <w:id w:val="-2105568354"/>
                              <w:dataBinding w:prefixMappings="xmlns:ns0='http://schemas.openxmlformats.org/officeDocument/2006/extended-properties' " w:xpath="/ns0:Properties[1]/ns0:Manager[1]" w:storeItemID="{6668398D-A668-4E3E-A5EB-62B293D839F1}"/>
                              <w:text/>
                            </w:sdtPr>
                            <w:sdtContent>
                              <w:p w14:paraId="4C676AB4" w14:textId="7D352BE6" w:rsidR="007E4C65" w:rsidRPr="00264EFB" w:rsidRDefault="001E5A50" w:rsidP="007E4C65">
                                <w:pPr>
                                  <w:pStyle w:val="Titulodocumento"/>
                                  <w:jc w:val="center"/>
                                  <w:rPr>
                                    <w:rFonts w:ascii="Segoe UI" w:hAnsi="Segoe UI" w:cs="Segoe UI"/>
                                    <w:color w:val="1D1B11" w:themeColor="background2" w:themeShade="1A"/>
                                    <w:sz w:val="40"/>
                                  </w:rPr>
                                </w:pPr>
                                <w:r>
                                  <w:rPr>
                                    <w:rFonts w:ascii="Segoe UI" w:hAnsi="Segoe UI" w:cs="Segoe UI"/>
                                    <w:color w:val="1D1B11" w:themeColor="background2" w:themeShade="1A"/>
                                    <w:sz w:val="40"/>
                                  </w:rPr>
                                  <w:t>&lt;</w:t>
                                </w:r>
                                <w:r w:rsidR="00001DAF">
                                  <w:rPr>
                                    <w:rFonts w:ascii="Segoe UI" w:hAnsi="Segoe UI" w:cs="Segoe UI"/>
                                    <w:color w:val="1D1B11" w:themeColor="background2" w:themeShade="1A"/>
                                    <w:sz w:val="40"/>
                                  </w:rPr>
                                  <w:t>INST360</w:t>
                                </w:r>
                                <w:r>
                                  <w:rPr>
                                    <w:rFonts w:ascii="Segoe UI" w:hAnsi="Segoe UI" w:cs="Segoe UI"/>
                                    <w:color w:val="1D1B11" w:themeColor="background2" w:themeShade="1A"/>
                                    <w:sz w:val="40"/>
                                  </w:rPr>
                                  <w:t>&gt; - &lt;</w:t>
                                </w:r>
                                <w:r w:rsidR="00001DAF">
                                  <w:rPr>
                                    <w:rFonts w:ascii="Segoe UI" w:hAnsi="Segoe UI" w:cs="Segoe UI"/>
                                    <w:color w:val="1D1B11" w:themeColor="background2" w:themeShade="1A"/>
                                    <w:sz w:val="40"/>
                                  </w:rPr>
                                  <w:t>Instituto 360º</w:t>
                                </w:r>
                                <w:r>
                                  <w:rPr>
                                    <w:rFonts w:ascii="Segoe UI" w:hAnsi="Segoe UI" w:cs="Segoe UI"/>
                                    <w:color w:val="1D1B11" w:themeColor="background2" w:themeShade="1A"/>
                                    <w:sz w:val="40"/>
                                  </w:rPr>
                                  <w:t>&gt;</w:t>
                                </w:r>
                              </w:p>
                            </w:sdtContent>
                          </w:sdt>
                          <w:p w14:paraId="36755BF9" w14:textId="77777777" w:rsidR="007E4C65" w:rsidRDefault="007E4C65" w:rsidP="007E4C65">
                            <w:pPr>
                              <w:pStyle w:val="Titulodocumento"/>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AAE806" id="Text Box 4" o:spid="_x0000_s1028" type="#_x0000_t202" style="position:absolute;left:0;text-align:left;margin-left:-59.15pt;margin-top:23pt;width:572.4pt;height:33.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" stroked="f">
                <v:textbox>
                  <w:txbxContent>
                    <w:sdt>
                      <w:sdtPr>
                        <w:rPr>
                          <w:rFonts w:ascii="Segoe UI" w:hAnsi="Segoe UI" w:cs="Segoe UI"/>
                          <w:color w:val="1D1B11" w:themeColor="background2" w:themeShade="1A"/>
                          <w:sz w:val="40"/>
                        </w:rPr>
                        <w:alias w:val="Gestor"/>
                        <w:tag w:val=""/>
                        <w:id w:val="-2105568354"/>
                        <w:dataBinding w:prefixMappings="xmlns:ns0='http://schemas.openxmlformats.org/officeDocument/2006/extended-properties' " w:xpath="/ns0:Properties[1]/ns0:Manager[1]" w:storeItemID="{6668398D-A668-4E3E-A5EB-62B293D839F1}"/>
                        <w:text/>
                      </w:sdtPr>
                      <w:sdtContent>
                        <w:p w14:paraId="4C676AB4" w14:textId="7D352BE6" w:rsidR="007E4C65" w:rsidRPr="00264EFB" w:rsidRDefault="001E5A50" w:rsidP="007E4C65">
                          <w:pPr>
                            <w:pStyle w:val="Titulodocumento"/>
                            <w:jc w:val="center"/>
                            <w:rPr>
                              <w:rFonts w:ascii="Segoe UI" w:hAnsi="Segoe UI" w:cs="Segoe UI"/>
                              <w:color w:val="1D1B11" w:themeColor="background2" w:themeShade="1A"/>
                              <w:sz w:val="40"/>
                            </w:rPr>
                          </w:pPr>
                          <w:r>
                            <w:rPr>
                              <w:rFonts w:ascii="Segoe UI" w:hAnsi="Segoe UI" w:cs="Segoe UI"/>
                              <w:color w:val="1D1B11" w:themeColor="background2" w:themeShade="1A"/>
                              <w:sz w:val="40"/>
                            </w:rPr>
                            <w:t>&lt;</w:t>
                          </w:r>
                          <w:r w:rsidR="00001DAF">
                            <w:rPr>
                              <w:rFonts w:ascii="Segoe UI" w:hAnsi="Segoe UI" w:cs="Segoe UI"/>
                              <w:color w:val="1D1B11" w:themeColor="background2" w:themeShade="1A"/>
                              <w:sz w:val="40"/>
                            </w:rPr>
                            <w:t>INST360</w:t>
                          </w:r>
                          <w:r>
                            <w:rPr>
                              <w:rFonts w:ascii="Segoe UI" w:hAnsi="Segoe UI" w:cs="Segoe UI"/>
                              <w:color w:val="1D1B11" w:themeColor="background2" w:themeShade="1A"/>
                              <w:sz w:val="40"/>
                            </w:rPr>
                            <w:t>&gt; - &lt;</w:t>
                          </w:r>
                          <w:r w:rsidR="00001DAF">
                            <w:rPr>
                              <w:rFonts w:ascii="Segoe UI" w:hAnsi="Segoe UI" w:cs="Segoe UI"/>
                              <w:color w:val="1D1B11" w:themeColor="background2" w:themeShade="1A"/>
                              <w:sz w:val="40"/>
                            </w:rPr>
                            <w:t>Instituto 360º</w:t>
                          </w:r>
                          <w:r>
                            <w:rPr>
                              <w:rFonts w:ascii="Segoe UI" w:hAnsi="Segoe UI" w:cs="Segoe UI"/>
                              <w:color w:val="1D1B11" w:themeColor="background2" w:themeShade="1A"/>
                              <w:sz w:val="40"/>
                            </w:rPr>
                            <w:t>&gt;</w:t>
                          </w:r>
                        </w:p>
                      </w:sdtContent>
                    </w:sdt>
                    <w:p w14:paraId="36755BF9" w14:textId="77777777" w:rsidR="007E4C65" w:rsidRDefault="007E4C65" w:rsidP="007E4C65">
                      <w:pPr>
                        <w:pStyle w:val="Titulodocumento"/>
                      </w:pPr>
                    </w:p>
                  </w:txbxContent>
                </v:textbox>
              </v:shape>
            </w:pict>
          </mc:Fallback>
        </mc:AlternateContent>
      </w:r>
      <w:r>
        <w:tab/>
      </w:r>
    </w:p>
    <w:p w14:paraId="4054FE22" w14:textId="77777777" w:rsidR="00050C81" w:rsidRDefault="00050C81">
      <w:pPr>
        <w:pStyle w:val="Ttulo"/>
        <w:jc w:val="center"/>
      </w:pPr>
      <w:r>
        <w:lastRenderedPageBreak/>
        <w:t>Histórico de Revisões</w:t>
      </w:r>
    </w:p>
    <w:tbl>
      <w:tblPr>
        <w:tblW w:w="972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0"/>
        <w:gridCol w:w="1080"/>
        <w:gridCol w:w="4680"/>
        <w:gridCol w:w="2410"/>
      </w:tblGrid>
      <w:tr w:rsidR="007E4C65" w14:paraId="3018F5E8" w14:textId="77777777" w:rsidTr="007D4438">
        <w:trPr>
          <w:trHeight w:val="284"/>
        </w:trPr>
        <w:tc>
          <w:tcPr>
            <w:tcW w:w="1550" w:type="dxa"/>
            <w:shd w:val="clear" w:color="auto" w:fill="C00000"/>
          </w:tcPr>
          <w:p w14:paraId="17A63738" w14:textId="77777777" w:rsidR="007E4C65" w:rsidRPr="0037364C" w:rsidRDefault="007E4C65" w:rsidP="007D4438">
            <w:pPr>
              <w:jc w:val="center"/>
              <w:rPr>
                <w:rFonts w:ascii="Segoe UI" w:hAnsi="Segoe UI" w:cs="Segoe UI"/>
                <w:b/>
                <w:bCs/>
                <w:color w:val="FFFFFF" w:themeColor="background1"/>
                <w:sz w:val="24"/>
              </w:rPr>
            </w:pPr>
            <w:r w:rsidRPr="0037364C">
              <w:rPr>
                <w:rFonts w:ascii="Segoe UI" w:hAnsi="Segoe UI" w:cs="Segoe UI"/>
                <w:b/>
                <w:bCs/>
                <w:color w:val="FFFFFF" w:themeColor="background1"/>
                <w:sz w:val="24"/>
              </w:rPr>
              <w:t>Data</w:t>
            </w:r>
          </w:p>
        </w:tc>
        <w:tc>
          <w:tcPr>
            <w:tcW w:w="1080" w:type="dxa"/>
            <w:shd w:val="clear" w:color="auto" w:fill="C00000"/>
          </w:tcPr>
          <w:p w14:paraId="5EA12327" w14:textId="77777777" w:rsidR="007E4C65" w:rsidRPr="0037364C" w:rsidRDefault="007E4C65" w:rsidP="007D4438">
            <w:pPr>
              <w:jc w:val="center"/>
              <w:rPr>
                <w:rFonts w:ascii="Segoe UI" w:hAnsi="Segoe UI" w:cs="Segoe UI"/>
                <w:b/>
                <w:bCs/>
                <w:color w:val="FFFFFF" w:themeColor="background1"/>
                <w:sz w:val="24"/>
              </w:rPr>
            </w:pPr>
            <w:r w:rsidRPr="0037364C">
              <w:rPr>
                <w:rFonts w:ascii="Segoe UI" w:hAnsi="Segoe UI" w:cs="Segoe UI"/>
                <w:b/>
                <w:bCs/>
                <w:color w:val="FFFFFF" w:themeColor="background1"/>
                <w:sz w:val="24"/>
              </w:rPr>
              <w:t>Versão</w:t>
            </w:r>
          </w:p>
        </w:tc>
        <w:tc>
          <w:tcPr>
            <w:tcW w:w="4680" w:type="dxa"/>
            <w:shd w:val="clear" w:color="auto" w:fill="C00000"/>
          </w:tcPr>
          <w:p w14:paraId="66CE77C4" w14:textId="77777777" w:rsidR="007E4C65" w:rsidRPr="0037364C" w:rsidRDefault="007E4C65" w:rsidP="007D4438">
            <w:pPr>
              <w:jc w:val="center"/>
              <w:rPr>
                <w:rFonts w:ascii="Segoe UI" w:hAnsi="Segoe UI" w:cs="Segoe UI"/>
                <w:b/>
                <w:bCs/>
                <w:color w:val="FFFFFF" w:themeColor="background1"/>
                <w:sz w:val="24"/>
              </w:rPr>
            </w:pPr>
            <w:r w:rsidRPr="0037364C">
              <w:rPr>
                <w:rFonts w:ascii="Segoe UI" w:hAnsi="Segoe UI" w:cs="Segoe UI"/>
                <w:b/>
                <w:bCs/>
                <w:color w:val="FFFFFF" w:themeColor="background1"/>
                <w:sz w:val="24"/>
              </w:rPr>
              <w:t>Descrição</w:t>
            </w:r>
          </w:p>
        </w:tc>
        <w:tc>
          <w:tcPr>
            <w:tcW w:w="2410" w:type="dxa"/>
            <w:shd w:val="clear" w:color="auto" w:fill="C00000"/>
          </w:tcPr>
          <w:p w14:paraId="19D589ED" w14:textId="77777777" w:rsidR="007E4C65" w:rsidRPr="0037364C" w:rsidRDefault="007E4C65" w:rsidP="007D4438">
            <w:pPr>
              <w:jc w:val="center"/>
              <w:rPr>
                <w:rFonts w:ascii="Segoe UI" w:hAnsi="Segoe UI" w:cs="Segoe UI"/>
                <w:b/>
                <w:bCs/>
                <w:color w:val="FFFFFF" w:themeColor="background1"/>
                <w:sz w:val="24"/>
              </w:rPr>
            </w:pPr>
            <w:r w:rsidRPr="0037364C">
              <w:rPr>
                <w:rFonts w:ascii="Segoe UI" w:hAnsi="Segoe UI" w:cs="Segoe UI"/>
                <w:b/>
                <w:bCs/>
                <w:color w:val="FFFFFF" w:themeColor="background1"/>
                <w:sz w:val="24"/>
              </w:rPr>
              <w:t>Autor</w:t>
            </w:r>
          </w:p>
        </w:tc>
      </w:tr>
      <w:tr w:rsidR="007E4C65" w14:paraId="3DA354DB" w14:textId="77777777" w:rsidTr="007D4438">
        <w:trPr>
          <w:trHeight w:val="284"/>
        </w:trPr>
        <w:tc>
          <w:tcPr>
            <w:tcW w:w="1550" w:type="dxa"/>
          </w:tcPr>
          <w:p w14:paraId="061D9307" w14:textId="2937DAE2" w:rsidR="007E4C65" w:rsidRPr="0013740C" w:rsidRDefault="00001DAF" w:rsidP="00001DAF">
            <w:pPr>
              <w:pStyle w:val="Instruo"/>
              <w:rPr>
                <w:i w:val="0"/>
                <w:iCs/>
                <w:color w:val="auto"/>
              </w:rPr>
            </w:pPr>
            <w:r w:rsidRPr="0013740C">
              <w:rPr>
                <w:i w:val="0"/>
                <w:iCs/>
                <w:color w:val="auto"/>
              </w:rPr>
              <w:t>04/06/2026</w:t>
            </w:r>
          </w:p>
        </w:tc>
        <w:tc>
          <w:tcPr>
            <w:tcW w:w="1080" w:type="dxa"/>
          </w:tcPr>
          <w:p w14:paraId="379E206D" w14:textId="603202B3" w:rsidR="007E4C65" w:rsidRPr="0013740C" w:rsidRDefault="00001DAF" w:rsidP="007D4438">
            <w:pPr>
              <w:pStyle w:val="Instruo"/>
              <w:rPr>
                <w:i w:val="0"/>
                <w:iCs/>
                <w:color w:val="auto"/>
              </w:rPr>
            </w:pPr>
            <w:r w:rsidRPr="0013740C">
              <w:rPr>
                <w:i w:val="0"/>
                <w:iCs/>
                <w:color w:val="auto"/>
              </w:rPr>
              <w:t>1.0</w:t>
            </w:r>
          </w:p>
        </w:tc>
        <w:tc>
          <w:tcPr>
            <w:tcW w:w="4680" w:type="dxa"/>
          </w:tcPr>
          <w:p w14:paraId="484EC7DE" w14:textId="054BC629" w:rsidR="007E4C65" w:rsidRPr="0013740C" w:rsidRDefault="00001DAF" w:rsidP="007D4438">
            <w:pPr>
              <w:pStyle w:val="Instruo"/>
              <w:rPr>
                <w:i w:val="0"/>
                <w:iCs/>
                <w:color w:val="auto"/>
              </w:rPr>
            </w:pPr>
            <w:r w:rsidRPr="0013740C">
              <w:rPr>
                <w:i w:val="0"/>
                <w:iCs/>
                <w:color w:val="auto"/>
              </w:rPr>
              <w:t>Preenchimento completo do documento</w:t>
            </w:r>
          </w:p>
        </w:tc>
        <w:tc>
          <w:tcPr>
            <w:tcW w:w="2410" w:type="dxa"/>
          </w:tcPr>
          <w:p w14:paraId="11567A6D" w14:textId="5DB70840" w:rsidR="007E4C65" w:rsidRPr="0013740C" w:rsidRDefault="00001DAF" w:rsidP="007D4438">
            <w:pPr>
              <w:pStyle w:val="Instruo"/>
              <w:rPr>
                <w:i w:val="0"/>
                <w:iCs/>
                <w:color w:val="auto"/>
              </w:rPr>
            </w:pPr>
            <w:r w:rsidRPr="0013740C">
              <w:rPr>
                <w:i w:val="0"/>
                <w:iCs/>
                <w:color w:val="auto"/>
              </w:rPr>
              <w:t xml:space="preserve">Thiago </w:t>
            </w:r>
            <w:r w:rsidR="00FE0337">
              <w:rPr>
                <w:i w:val="0"/>
                <w:iCs/>
                <w:color w:val="auto"/>
              </w:rPr>
              <w:t>Marques</w:t>
            </w:r>
          </w:p>
        </w:tc>
      </w:tr>
      <w:tr w:rsidR="007E4C65" w14:paraId="253B885D" w14:textId="77777777" w:rsidTr="007D4438">
        <w:trPr>
          <w:trHeight w:val="284"/>
        </w:trPr>
        <w:tc>
          <w:tcPr>
            <w:tcW w:w="1550" w:type="dxa"/>
          </w:tcPr>
          <w:p w14:paraId="3DFB244F" w14:textId="77777777" w:rsidR="007E4C65" w:rsidRDefault="007E4C65" w:rsidP="007D4438">
            <w:pPr>
              <w:jc w:val="left"/>
            </w:pPr>
          </w:p>
        </w:tc>
        <w:tc>
          <w:tcPr>
            <w:tcW w:w="1080" w:type="dxa"/>
          </w:tcPr>
          <w:p w14:paraId="66ACC0DD" w14:textId="77777777" w:rsidR="007E4C65" w:rsidRDefault="007E4C65" w:rsidP="007D4438">
            <w:pPr>
              <w:jc w:val="left"/>
            </w:pPr>
          </w:p>
        </w:tc>
        <w:tc>
          <w:tcPr>
            <w:tcW w:w="4680" w:type="dxa"/>
          </w:tcPr>
          <w:p w14:paraId="0C6FDA25" w14:textId="77777777" w:rsidR="007E4C65" w:rsidRDefault="007E4C65" w:rsidP="007D4438">
            <w:pPr>
              <w:jc w:val="left"/>
            </w:pPr>
          </w:p>
        </w:tc>
        <w:tc>
          <w:tcPr>
            <w:tcW w:w="2410" w:type="dxa"/>
          </w:tcPr>
          <w:p w14:paraId="3A107A95" w14:textId="77777777" w:rsidR="007E4C65" w:rsidRDefault="007E4C65" w:rsidP="007D4438">
            <w:pPr>
              <w:jc w:val="left"/>
            </w:pPr>
          </w:p>
        </w:tc>
      </w:tr>
      <w:tr w:rsidR="007E4C65" w14:paraId="14FF3D03" w14:textId="77777777" w:rsidTr="007D4438">
        <w:trPr>
          <w:trHeight w:val="284"/>
        </w:trPr>
        <w:tc>
          <w:tcPr>
            <w:tcW w:w="1550" w:type="dxa"/>
          </w:tcPr>
          <w:p w14:paraId="77EB1047" w14:textId="77777777" w:rsidR="007E4C65" w:rsidRDefault="007E4C65" w:rsidP="007D4438">
            <w:pPr>
              <w:jc w:val="left"/>
            </w:pPr>
          </w:p>
        </w:tc>
        <w:tc>
          <w:tcPr>
            <w:tcW w:w="1080" w:type="dxa"/>
          </w:tcPr>
          <w:p w14:paraId="0FDC725A" w14:textId="77777777" w:rsidR="007E4C65" w:rsidRDefault="007E4C65" w:rsidP="007D4438">
            <w:pPr>
              <w:jc w:val="left"/>
            </w:pPr>
          </w:p>
        </w:tc>
        <w:tc>
          <w:tcPr>
            <w:tcW w:w="4680" w:type="dxa"/>
          </w:tcPr>
          <w:p w14:paraId="171B923B" w14:textId="77777777" w:rsidR="007E4C65" w:rsidRDefault="007E4C65" w:rsidP="007D4438">
            <w:pPr>
              <w:jc w:val="left"/>
            </w:pPr>
          </w:p>
        </w:tc>
        <w:tc>
          <w:tcPr>
            <w:tcW w:w="2410" w:type="dxa"/>
          </w:tcPr>
          <w:p w14:paraId="17C5A95E" w14:textId="77777777" w:rsidR="007E4C65" w:rsidRDefault="007E4C65" w:rsidP="007D4438">
            <w:pPr>
              <w:jc w:val="left"/>
            </w:pPr>
          </w:p>
        </w:tc>
      </w:tr>
    </w:tbl>
    <w:p w14:paraId="1ED468F8" w14:textId="77777777" w:rsidR="00050C81" w:rsidRDefault="00050C81"/>
    <w:p w14:paraId="55CBB381" w14:textId="77777777" w:rsidR="00050C81" w:rsidRDefault="00050C81" w:rsidP="007E4C65">
      <w:pPr>
        <w:pStyle w:val="Ttulo"/>
        <w:jc w:val="center"/>
      </w:pPr>
      <w:r>
        <w:br w:type="page"/>
      </w:r>
      <w:r>
        <w:lastRenderedPageBreak/>
        <w:t>SUMÁRIO</w:t>
      </w:r>
    </w:p>
    <w:p w14:paraId="02B24BA9" w14:textId="77777777" w:rsidR="00AE17A6" w:rsidRDefault="00050C81">
      <w:pPr>
        <w:pStyle w:val="Sumrio1"/>
        <w:rPr>
          <w:rFonts w:asciiTheme="minorHAnsi" w:eastAsiaTheme="minorEastAsia" w:hAnsiTheme="minorHAnsi" w:cstheme="minorBidi"/>
          <w:bCs w:val="0"/>
          <w:caps w:val="0"/>
          <w:sz w:val="22"/>
          <w:szCs w:val="22"/>
          <w:lang w:val="pt-PT" w:eastAsia="pt-PT"/>
        </w:rPr>
      </w:pPr>
      <w:r>
        <w:rPr>
          <w:rFonts w:cs="Arial"/>
        </w:rPr>
        <w:fldChar w:fldCharType="begin"/>
      </w:r>
      <w:r>
        <w:rPr>
          <w:rFonts w:cs="Arial"/>
        </w:rPr>
        <w:instrText xml:space="preserve"> TOC \o "1-3" \h \z </w:instrText>
      </w:r>
      <w:r>
        <w:rPr>
          <w:rFonts w:cs="Arial"/>
        </w:rPr>
        <w:fldChar w:fldCharType="separate"/>
      </w:r>
      <w:hyperlink w:anchor="_Toc428178748" w:history="1">
        <w:r w:rsidR="00AE17A6" w:rsidRPr="00833DD0">
          <w:rPr>
            <w:rStyle w:val="Hyperlink"/>
          </w:rPr>
          <w:t>1. Introdução</w:t>
        </w:r>
        <w:r w:rsidR="00AE17A6">
          <w:rPr>
            <w:webHidden/>
          </w:rPr>
          <w:tab/>
        </w:r>
        <w:r w:rsidR="00AE17A6">
          <w:rPr>
            <w:webHidden/>
          </w:rPr>
          <w:fldChar w:fldCharType="begin"/>
        </w:r>
        <w:r w:rsidR="00AE17A6">
          <w:rPr>
            <w:webHidden/>
          </w:rPr>
          <w:instrText xml:space="preserve"> PAGEREF _Toc428178748 \h </w:instrText>
        </w:r>
        <w:r w:rsidR="00AE17A6">
          <w:rPr>
            <w:webHidden/>
          </w:rPr>
        </w:r>
        <w:r w:rsidR="00AE17A6">
          <w:rPr>
            <w:webHidden/>
          </w:rPr>
          <w:fldChar w:fldCharType="separate"/>
        </w:r>
        <w:r w:rsidR="00AE17A6">
          <w:rPr>
            <w:webHidden/>
          </w:rPr>
          <w:t>4</w:t>
        </w:r>
        <w:r w:rsidR="00AE17A6">
          <w:rPr>
            <w:webHidden/>
          </w:rPr>
          <w:fldChar w:fldCharType="end"/>
        </w:r>
      </w:hyperlink>
    </w:p>
    <w:p w14:paraId="0D0D462C" w14:textId="77777777" w:rsidR="00AE17A6" w:rsidRDefault="00AE17A6">
      <w:pPr>
        <w:pStyle w:val="Sumrio1"/>
        <w:rPr>
          <w:rFonts w:asciiTheme="minorHAnsi" w:eastAsiaTheme="minorEastAsia" w:hAnsiTheme="minorHAnsi" w:cstheme="minorBidi"/>
          <w:bCs w:val="0"/>
          <w:caps w:val="0"/>
          <w:sz w:val="22"/>
          <w:szCs w:val="22"/>
          <w:lang w:val="pt-PT" w:eastAsia="pt-PT"/>
        </w:rPr>
      </w:pPr>
      <w:hyperlink w:anchor="_Toc428178749" w:history="1">
        <w:r w:rsidRPr="00833DD0">
          <w:rPr>
            <w:rStyle w:val="Hyperlink"/>
            <w:rFonts w:eastAsia="Arial Unicode MS"/>
            <w:lang w:val="pt-PT"/>
          </w:rPr>
          <w:t>2. Como está organizado o manual</w:t>
        </w:r>
        <w:r>
          <w:rPr>
            <w:webHidden/>
          </w:rPr>
          <w:tab/>
        </w:r>
        <w:r>
          <w:rPr>
            <w:webHidden/>
          </w:rPr>
          <w:fldChar w:fldCharType="begin"/>
        </w:r>
        <w:r>
          <w:rPr>
            <w:webHidden/>
          </w:rPr>
          <w:instrText xml:space="preserve"> PAGEREF _Toc428178749 \h </w:instrText>
        </w:r>
        <w:r>
          <w:rPr>
            <w:webHidden/>
          </w:rPr>
        </w:r>
        <w:r>
          <w:rPr>
            <w:webHidden/>
          </w:rPr>
          <w:fldChar w:fldCharType="separate"/>
        </w:r>
        <w:r>
          <w:rPr>
            <w:webHidden/>
          </w:rPr>
          <w:t>4</w:t>
        </w:r>
        <w:r>
          <w:rPr>
            <w:webHidden/>
          </w:rPr>
          <w:fldChar w:fldCharType="end"/>
        </w:r>
      </w:hyperlink>
    </w:p>
    <w:p w14:paraId="5149CD2B" w14:textId="77777777" w:rsidR="00AE17A6" w:rsidRDefault="00AE17A6">
      <w:pPr>
        <w:pStyle w:val="Sumrio1"/>
        <w:rPr>
          <w:rFonts w:asciiTheme="minorHAnsi" w:eastAsiaTheme="minorEastAsia" w:hAnsiTheme="minorHAnsi" w:cstheme="minorBidi"/>
          <w:bCs w:val="0"/>
          <w:caps w:val="0"/>
          <w:sz w:val="22"/>
          <w:szCs w:val="22"/>
          <w:lang w:val="pt-PT" w:eastAsia="pt-PT"/>
        </w:rPr>
      </w:pPr>
      <w:hyperlink w:anchor="_Toc428178750" w:history="1">
        <w:r w:rsidRPr="00833DD0">
          <w:rPr>
            <w:rStyle w:val="Hyperlink"/>
            <w:rFonts w:eastAsia="Arial Unicode MS"/>
            <w:lang w:val="pt-PT"/>
          </w:rPr>
          <w:t>3. Funcionalidades gerais do sistema</w:t>
        </w:r>
        <w:r>
          <w:rPr>
            <w:webHidden/>
          </w:rPr>
          <w:tab/>
        </w:r>
        <w:r>
          <w:rPr>
            <w:webHidden/>
          </w:rPr>
          <w:fldChar w:fldCharType="begin"/>
        </w:r>
        <w:r>
          <w:rPr>
            <w:webHidden/>
          </w:rPr>
          <w:instrText xml:space="preserve"> PAGEREF _Toc428178750 \h </w:instrText>
        </w:r>
        <w:r>
          <w:rPr>
            <w:webHidden/>
          </w:rPr>
        </w:r>
        <w:r>
          <w:rPr>
            <w:webHidden/>
          </w:rPr>
          <w:fldChar w:fldCharType="separate"/>
        </w:r>
        <w:r>
          <w:rPr>
            <w:webHidden/>
          </w:rPr>
          <w:t>4</w:t>
        </w:r>
        <w:r>
          <w:rPr>
            <w:webHidden/>
          </w:rPr>
          <w:fldChar w:fldCharType="end"/>
        </w:r>
      </w:hyperlink>
    </w:p>
    <w:p w14:paraId="1750CA86" w14:textId="77777777" w:rsidR="00AE17A6" w:rsidRDefault="00AE17A6">
      <w:pPr>
        <w:pStyle w:val="Sumrio1"/>
        <w:rPr>
          <w:rFonts w:asciiTheme="minorHAnsi" w:eastAsiaTheme="minorEastAsia" w:hAnsiTheme="minorHAnsi" w:cstheme="minorBidi"/>
          <w:bCs w:val="0"/>
          <w:caps w:val="0"/>
          <w:sz w:val="22"/>
          <w:szCs w:val="22"/>
          <w:lang w:val="pt-PT" w:eastAsia="pt-PT"/>
        </w:rPr>
      </w:pPr>
      <w:hyperlink w:anchor="_Toc428178751" w:history="1">
        <w:r w:rsidRPr="00833DD0">
          <w:rPr>
            <w:rStyle w:val="Hyperlink"/>
            <w:rFonts w:eastAsia="Arial Unicode MS"/>
            <w:lang w:val="pt-PT"/>
          </w:rPr>
          <w:t>4. Funcionalidades do sistema</w:t>
        </w:r>
        <w:r>
          <w:rPr>
            <w:webHidden/>
          </w:rPr>
          <w:tab/>
        </w:r>
        <w:r>
          <w:rPr>
            <w:webHidden/>
          </w:rPr>
          <w:fldChar w:fldCharType="begin"/>
        </w:r>
        <w:r>
          <w:rPr>
            <w:webHidden/>
          </w:rPr>
          <w:instrText xml:space="preserve"> PAGEREF _Toc428178751 \h </w:instrText>
        </w:r>
        <w:r>
          <w:rPr>
            <w:webHidden/>
          </w:rPr>
        </w:r>
        <w:r>
          <w:rPr>
            <w:webHidden/>
          </w:rPr>
          <w:fldChar w:fldCharType="separate"/>
        </w:r>
        <w:r>
          <w:rPr>
            <w:webHidden/>
          </w:rPr>
          <w:t>4</w:t>
        </w:r>
        <w:r>
          <w:rPr>
            <w:webHidden/>
          </w:rPr>
          <w:fldChar w:fldCharType="end"/>
        </w:r>
      </w:hyperlink>
    </w:p>
    <w:p w14:paraId="11762E0E" w14:textId="77777777" w:rsidR="00AE17A6" w:rsidRDefault="00AE17A6">
      <w:pPr>
        <w:pStyle w:val="Sumrio1"/>
        <w:rPr>
          <w:rFonts w:asciiTheme="minorHAnsi" w:eastAsiaTheme="minorEastAsia" w:hAnsiTheme="minorHAnsi" w:cstheme="minorBidi"/>
          <w:bCs w:val="0"/>
          <w:caps w:val="0"/>
          <w:sz w:val="22"/>
          <w:szCs w:val="22"/>
          <w:lang w:val="pt-PT" w:eastAsia="pt-PT"/>
        </w:rPr>
      </w:pPr>
      <w:hyperlink w:anchor="_Toc428178752" w:history="1">
        <w:r w:rsidRPr="00833DD0">
          <w:rPr>
            <w:rStyle w:val="Hyperlink"/>
            <w:rFonts w:eastAsia="Arial Unicode MS"/>
            <w:lang w:val="pt-PT"/>
          </w:rPr>
          <w:t>5. glossário</w:t>
        </w:r>
        <w:r>
          <w:rPr>
            <w:webHidden/>
          </w:rPr>
          <w:tab/>
        </w:r>
        <w:r>
          <w:rPr>
            <w:webHidden/>
          </w:rPr>
          <w:fldChar w:fldCharType="begin"/>
        </w:r>
        <w:r>
          <w:rPr>
            <w:webHidden/>
          </w:rPr>
          <w:instrText xml:space="preserve"> PAGEREF _Toc428178752 \h </w:instrText>
        </w:r>
        <w:r>
          <w:rPr>
            <w:webHidden/>
          </w:rPr>
        </w:r>
        <w:r>
          <w:rPr>
            <w:webHidden/>
          </w:rPr>
          <w:fldChar w:fldCharType="separate"/>
        </w:r>
        <w:r>
          <w:rPr>
            <w:webHidden/>
          </w:rPr>
          <w:t>4</w:t>
        </w:r>
        <w:r>
          <w:rPr>
            <w:webHidden/>
          </w:rPr>
          <w:fldChar w:fldCharType="end"/>
        </w:r>
      </w:hyperlink>
    </w:p>
    <w:p w14:paraId="7DD18B7A" w14:textId="77777777" w:rsidR="00050C81" w:rsidRDefault="00050C81">
      <w:r>
        <w:fldChar w:fldCharType="end"/>
      </w:r>
    </w:p>
    <w:p w14:paraId="6AE0B098" w14:textId="77777777" w:rsidR="00050C81" w:rsidRDefault="00050C81" w:rsidP="00050C81">
      <w:pPr>
        <w:pStyle w:val="Ttulo1"/>
        <w:numPr>
          <w:ilvl w:val="0"/>
          <w:numId w:val="1"/>
        </w:numPr>
        <w:ind w:left="0" w:firstLine="0"/>
      </w:pPr>
      <w:r>
        <w:br w:type="page"/>
      </w:r>
      <w:bookmarkStart w:id="0" w:name="_Toc104341857"/>
      <w:bookmarkStart w:id="1" w:name="_Toc428178748"/>
      <w:r>
        <w:lastRenderedPageBreak/>
        <w:t>Introdução</w:t>
      </w:r>
      <w:bookmarkEnd w:id="0"/>
      <w:bookmarkEnd w:id="1"/>
    </w:p>
    <w:p w14:paraId="48E39900" w14:textId="15ED4607" w:rsidR="00050C81" w:rsidRPr="00AE4ED6" w:rsidRDefault="009715F6">
      <w:pPr>
        <w:pStyle w:val="Instruo"/>
        <w:rPr>
          <w:i w:val="0"/>
          <w:iCs/>
          <w:color w:val="auto"/>
          <w:lang w:val="pt-PT"/>
        </w:rPr>
      </w:pPr>
      <w:r w:rsidRPr="00AE4ED6">
        <w:rPr>
          <w:i w:val="0"/>
          <w:iCs/>
          <w:color w:val="auto"/>
          <w:lang w:val="pt-PT"/>
        </w:rPr>
        <w:t xml:space="preserve">O Manual do Usuário tem como objetivo instruir os usuários comuns e a administração do sistema quanto </w:t>
      </w:r>
      <w:r w:rsidR="00AE4ED6" w:rsidRPr="00AE4ED6">
        <w:rPr>
          <w:i w:val="0"/>
          <w:iCs/>
          <w:color w:val="auto"/>
          <w:lang w:val="pt-PT"/>
        </w:rPr>
        <w:t>a</w:t>
      </w:r>
      <w:r w:rsidRPr="00AE4ED6">
        <w:rPr>
          <w:i w:val="0"/>
          <w:iCs/>
          <w:color w:val="auto"/>
          <w:lang w:val="pt-PT"/>
        </w:rPr>
        <w:t xml:space="preserve">s suas funcionalidades e </w:t>
      </w:r>
      <w:r w:rsidR="00AE4ED6" w:rsidRPr="00AE4ED6">
        <w:rPr>
          <w:i w:val="0"/>
          <w:iCs/>
          <w:color w:val="auto"/>
          <w:lang w:val="pt-PT"/>
        </w:rPr>
        <w:t xml:space="preserve">finalidades. Possibilitando uma melhor compreensão do que a aplicação pode ou não fazer, para o que serve e para o que não serve, dessa forma gerando uma melhor experiência para o usuário em todos os aspectos. </w:t>
      </w:r>
    </w:p>
    <w:p w14:paraId="5E71707C" w14:textId="77777777" w:rsidR="00050C81" w:rsidRDefault="00050C81">
      <w:pPr>
        <w:pStyle w:val="Instruo"/>
        <w:rPr>
          <w:rFonts w:eastAsia="Arial Unicode MS"/>
          <w:lang w:val="pt-PT"/>
        </w:rPr>
      </w:pPr>
    </w:p>
    <w:p w14:paraId="40F53CEF" w14:textId="77777777" w:rsidR="00050C81" w:rsidRDefault="00050C81">
      <w:pPr>
        <w:pStyle w:val="Ttulo1"/>
        <w:rPr>
          <w:rFonts w:eastAsia="Arial Unicode MS"/>
          <w:lang w:val="pt-PT"/>
        </w:rPr>
      </w:pPr>
      <w:bookmarkStart w:id="2" w:name="_Toc428178749"/>
      <w:r>
        <w:rPr>
          <w:rFonts w:eastAsia="Arial Unicode MS"/>
          <w:lang w:val="pt-PT"/>
        </w:rPr>
        <w:t>Como está organizado o manual</w:t>
      </w:r>
      <w:bookmarkEnd w:id="2"/>
    </w:p>
    <w:p w14:paraId="1B2F6848" w14:textId="77777777" w:rsidR="00050C81" w:rsidRDefault="00050C81">
      <w:pPr>
        <w:rPr>
          <w:rFonts w:eastAsia="Arial Unicode MS"/>
          <w:lang w:val="pt-PT"/>
        </w:rPr>
      </w:pPr>
    </w:p>
    <w:p w14:paraId="04C04244" w14:textId="7FB3F56B" w:rsidR="00050C81" w:rsidRPr="00AE4ED6" w:rsidRDefault="00AE4ED6">
      <w:pPr>
        <w:pStyle w:val="Instruo"/>
        <w:rPr>
          <w:i w:val="0"/>
          <w:iCs/>
          <w:color w:val="auto"/>
          <w:lang w:val="pt-PT"/>
        </w:rPr>
      </w:pPr>
      <w:r w:rsidRPr="00AE4ED6">
        <w:rPr>
          <w:i w:val="0"/>
          <w:iCs/>
          <w:color w:val="auto"/>
          <w:lang w:val="pt-PT"/>
        </w:rPr>
        <w:t>Organizado em tópicos objetivos, descrevendo cada etapa e funcionalidade do sistema, norteando os usuários quanto ao fluxo correto e padrão que deve ser seguido para garantir o funcionamento correto e predefinido pelos desenvolvedores.</w:t>
      </w:r>
    </w:p>
    <w:p w14:paraId="5EBACF57" w14:textId="77777777" w:rsidR="00050C81" w:rsidRDefault="00050C81">
      <w:pPr>
        <w:rPr>
          <w:rFonts w:eastAsia="Arial Unicode MS"/>
          <w:lang w:val="pt-PT"/>
        </w:rPr>
      </w:pPr>
    </w:p>
    <w:p w14:paraId="3FB135FD" w14:textId="77777777" w:rsidR="00050C81" w:rsidRDefault="00050C81">
      <w:pPr>
        <w:pStyle w:val="Ttulo1"/>
        <w:rPr>
          <w:rFonts w:eastAsia="Arial Unicode MS"/>
          <w:lang w:val="pt-PT"/>
        </w:rPr>
      </w:pPr>
      <w:bookmarkStart w:id="3" w:name="_Toc428178750"/>
      <w:r>
        <w:rPr>
          <w:rFonts w:eastAsia="Arial Unicode MS"/>
          <w:lang w:val="pt-PT"/>
        </w:rPr>
        <w:t>Funcionalidades gerais do sistema</w:t>
      </w:r>
      <w:bookmarkEnd w:id="3"/>
    </w:p>
    <w:p w14:paraId="61A19790" w14:textId="77777777" w:rsidR="004C102C" w:rsidRDefault="00205D7C" w:rsidP="004C102C">
      <w:pPr>
        <w:ind w:firstLine="708"/>
        <w:rPr>
          <w:lang w:val="pt-PT"/>
        </w:rPr>
      </w:pPr>
      <w:r>
        <w:rPr>
          <w:lang w:val="pt-PT"/>
        </w:rPr>
        <w:t>O sistema possui a funcionalidade padrão de cadastro e login, com um diferencial de necessidade de validação de cadastros por parte da administração do sistema, além de possuir mensagens específicas para cada tipo de entrada fornecida pelo usuário</w:t>
      </w:r>
      <w:r w:rsidR="004C102C">
        <w:rPr>
          <w:lang w:val="pt-PT"/>
        </w:rPr>
        <w:t xml:space="preserve"> (mensagens de sucesso e de erro).</w:t>
      </w:r>
    </w:p>
    <w:p w14:paraId="358D11EE" w14:textId="16C6D0FE" w:rsidR="004C102C" w:rsidRDefault="004C102C" w:rsidP="004C102C">
      <w:pPr>
        <w:ind w:firstLine="708"/>
        <w:rPr>
          <w:lang w:val="pt-PT"/>
        </w:rPr>
      </w:pPr>
      <w:r>
        <w:rPr>
          <w:lang w:val="pt-PT"/>
        </w:rPr>
        <w:t>O usuário, após ter seu cadastro validado, pode entrar e navegar no sistema normalmente, sendo redirecionado para o feed principal após o login, tendo disponíveis todas as funcionalidades apenas se o seu acesso não estiver restringido (a administração pode restringir um usuário de fazer uso das funcionalidades do sistema se houver necessidade).</w:t>
      </w:r>
    </w:p>
    <w:p w14:paraId="629137C0" w14:textId="40826A61" w:rsidR="004C102C" w:rsidRDefault="004C102C" w:rsidP="004C102C">
      <w:pPr>
        <w:ind w:firstLine="708"/>
        <w:rPr>
          <w:lang w:val="pt-PT"/>
        </w:rPr>
      </w:pPr>
      <w:r>
        <w:rPr>
          <w:lang w:val="pt-PT"/>
        </w:rPr>
        <w:t>O usuário pode visualizar as postagens feitas por outros usuários na tela principal, bem como os botões de funcionalidades (adicionar postagem, editar postagem, deslogar do sistema). Todas as postagens possuem um botão que disponibiliza a aba de comentários, onde pode-se visualizar outros comentários e adicionar ou editar um comentário próprio.</w:t>
      </w:r>
    </w:p>
    <w:p w14:paraId="0B04FB2E" w14:textId="77777777" w:rsidR="004C102C" w:rsidRDefault="004C102C" w:rsidP="004C102C">
      <w:pPr>
        <w:ind w:firstLine="708"/>
        <w:rPr>
          <w:lang w:val="pt-PT"/>
        </w:rPr>
      </w:pPr>
    </w:p>
    <w:p w14:paraId="0B58CB0D" w14:textId="23465148" w:rsidR="004C102C" w:rsidRDefault="004C102C" w:rsidP="004C102C">
      <w:pPr>
        <w:ind w:firstLine="708"/>
        <w:rPr>
          <w:lang w:val="pt-PT"/>
        </w:rPr>
      </w:pPr>
      <w:r>
        <w:rPr>
          <w:lang w:val="pt-PT"/>
        </w:rPr>
        <w:t>Diferentemente da tela principal do usuário comum, a administração possui uma tela principal com</w:t>
      </w:r>
      <w:r w:rsidR="009715F6">
        <w:rPr>
          <w:lang w:val="pt-PT"/>
        </w:rPr>
        <w:t xml:space="preserve"> as</w:t>
      </w:r>
      <w:r>
        <w:rPr>
          <w:lang w:val="pt-PT"/>
        </w:rPr>
        <w:t xml:space="preserve"> funcionalidades </w:t>
      </w:r>
      <w:r w:rsidR="009715F6">
        <w:rPr>
          <w:lang w:val="pt-PT"/>
        </w:rPr>
        <w:t xml:space="preserve">padrão e as </w:t>
      </w:r>
      <w:r>
        <w:rPr>
          <w:lang w:val="pt-PT"/>
        </w:rPr>
        <w:t>exclusivas</w:t>
      </w:r>
      <w:r w:rsidR="009715F6">
        <w:rPr>
          <w:lang w:val="pt-PT"/>
        </w:rPr>
        <w:t>: “validar cadastros”, “restringir usuários”, “alterar status postagem”.</w:t>
      </w:r>
    </w:p>
    <w:p w14:paraId="5442E74F" w14:textId="77777777" w:rsidR="009715F6" w:rsidRDefault="009715F6" w:rsidP="004C102C">
      <w:pPr>
        <w:ind w:firstLine="708"/>
        <w:rPr>
          <w:lang w:val="pt-PT"/>
        </w:rPr>
      </w:pPr>
      <w:r>
        <w:rPr>
          <w:lang w:val="pt-PT"/>
        </w:rPr>
        <w:t>Para validar cadastros, o administrador, na barra de navegação superior, terá a funcionalidade “validar cadastros”, que irá exibir todos os cadastros pendentes de validação, onde com apenas um clique ele pode confirmar ou negar a validação.</w:t>
      </w:r>
    </w:p>
    <w:p w14:paraId="7BB3C9B5" w14:textId="3A59F7AA" w:rsidR="009715F6" w:rsidRDefault="009715F6" w:rsidP="004C102C">
      <w:pPr>
        <w:ind w:firstLine="708"/>
        <w:rPr>
          <w:lang w:val="pt-PT"/>
        </w:rPr>
      </w:pPr>
      <w:r>
        <w:rPr>
          <w:lang w:val="pt-PT"/>
        </w:rPr>
        <w:t>Para restringir usuários, o administrador navegará pelo feed de postagens, se encontrar uma postagem impertinente, poderá clicar no botão “restringir usuário” (exibido acima da postagem e ao lado do nome do usuário) e confirmar ou negar a restrição do usuário, se confirmar, é feita a exclusão das postagens do usuário e sua devida restrição, automaticamente.</w:t>
      </w:r>
    </w:p>
    <w:p w14:paraId="32A1A131" w14:textId="7DF217D1" w:rsidR="00050C81" w:rsidRDefault="009715F6" w:rsidP="009715F6">
      <w:pPr>
        <w:ind w:firstLine="708"/>
        <w:rPr>
          <w:lang w:val="pt-PT"/>
        </w:rPr>
      </w:pPr>
      <w:r>
        <w:rPr>
          <w:lang w:val="pt-PT"/>
        </w:rPr>
        <w:t>Para alterar status de uma postagem, o administrador selecionara o botão de STATUS, presente em todas as postagens acima da postagem e realizará a seleção de status, que não pode ser o status atual.</w:t>
      </w:r>
    </w:p>
    <w:p w14:paraId="30EFF7B3" w14:textId="77777777" w:rsidR="00AE4ED6" w:rsidRDefault="00AE4ED6" w:rsidP="009715F6">
      <w:pPr>
        <w:ind w:firstLine="708"/>
        <w:rPr>
          <w:lang w:val="pt-PT"/>
        </w:rPr>
      </w:pPr>
    </w:p>
    <w:p w14:paraId="398D70B6" w14:textId="77777777" w:rsidR="00AE4ED6" w:rsidRDefault="00AE4ED6" w:rsidP="009715F6">
      <w:pPr>
        <w:ind w:firstLine="708"/>
        <w:rPr>
          <w:lang w:val="pt-PT"/>
        </w:rPr>
      </w:pPr>
    </w:p>
    <w:p w14:paraId="6BC6FC02" w14:textId="77777777" w:rsidR="00AE4ED6" w:rsidRDefault="00AE4ED6" w:rsidP="009715F6">
      <w:pPr>
        <w:ind w:firstLine="708"/>
        <w:rPr>
          <w:lang w:val="pt-PT"/>
        </w:rPr>
      </w:pPr>
    </w:p>
    <w:p w14:paraId="2361EF83" w14:textId="77777777" w:rsidR="00AE4ED6" w:rsidRPr="009715F6" w:rsidRDefault="00AE4ED6" w:rsidP="009715F6">
      <w:pPr>
        <w:ind w:firstLine="708"/>
        <w:rPr>
          <w:lang w:val="pt-PT"/>
        </w:rPr>
      </w:pPr>
    </w:p>
    <w:p w14:paraId="7DB1AE1D" w14:textId="77777777" w:rsidR="00050C81" w:rsidRDefault="00050C81">
      <w:pPr>
        <w:pStyle w:val="Ttulo1"/>
        <w:rPr>
          <w:rFonts w:eastAsia="Arial Unicode MS"/>
          <w:lang w:val="pt-PT"/>
        </w:rPr>
      </w:pPr>
      <w:bookmarkStart w:id="4" w:name="_Toc428178751"/>
      <w:r>
        <w:rPr>
          <w:rFonts w:eastAsia="Arial Unicode MS"/>
          <w:lang w:val="pt-PT"/>
        </w:rPr>
        <w:t>Funcionalidades do sistema</w:t>
      </w:r>
      <w:bookmarkEnd w:id="4"/>
    </w:p>
    <w:p w14:paraId="5E4FE2A3" w14:textId="63FEFBED" w:rsidR="00205D7C" w:rsidRPr="00205D7C" w:rsidRDefault="00205D7C" w:rsidP="00205D7C">
      <w:pPr>
        <w:pStyle w:val="PargrafodaLista"/>
        <w:numPr>
          <w:ilvl w:val="0"/>
          <w:numId w:val="8"/>
        </w:numPr>
        <w:rPr>
          <w:b/>
          <w:bCs/>
          <w:sz w:val="22"/>
          <w:szCs w:val="22"/>
          <w:lang w:val="pt-PT" w:eastAsia="en-US"/>
        </w:rPr>
      </w:pPr>
      <w:r w:rsidRPr="00205D7C">
        <w:rPr>
          <w:b/>
          <w:bCs/>
          <w:sz w:val="24"/>
          <w:szCs w:val="24"/>
          <w:lang w:val="pt-PT" w:eastAsia="en-US"/>
        </w:rPr>
        <w:t>Usuários Comuns</w:t>
      </w:r>
    </w:p>
    <w:p w14:paraId="29C96D4E" w14:textId="77777777" w:rsidR="00205D7C" w:rsidRPr="00205D7C" w:rsidRDefault="00205D7C" w:rsidP="00205D7C">
      <w:pPr>
        <w:rPr>
          <w:lang w:val="pt-PT" w:eastAsia="en-US"/>
        </w:rPr>
      </w:pPr>
    </w:p>
    <w:p w14:paraId="4483AC36" w14:textId="70E5076E" w:rsidR="00F5763E" w:rsidRPr="00F5763E" w:rsidRDefault="00001DAF" w:rsidP="00F5763E">
      <w:pPr>
        <w:pStyle w:val="PargrafodaLista"/>
        <w:numPr>
          <w:ilvl w:val="1"/>
          <w:numId w:val="8"/>
        </w:numPr>
        <w:rPr>
          <w:rFonts w:eastAsia="Arial Unicode MS"/>
          <w:lang w:val="pt-PT"/>
        </w:rPr>
      </w:pPr>
      <w:r w:rsidRPr="00205D7C">
        <w:rPr>
          <w:rFonts w:eastAsia="Arial Unicode MS"/>
          <w:lang w:val="pt-PT"/>
        </w:rPr>
        <w:t>Cadastro de Usuário</w:t>
      </w:r>
      <w:r w:rsidR="00F5763E">
        <w:rPr>
          <w:rFonts w:eastAsia="Arial Unicode MS"/>
          <w:lang w:val="pt-PT"/>
        </w:rPr>
        <w:t>: Possibilita o envio de uma requisição de cadastro para ser validada.</w:t>
      </w:r>
    </w:p>
    <w:p w14:paraId="041F7EE0" w14:textId="77777777" w:rsidR="00001DAF" w:rsidRDefault="00001DAF" w:rsidP="00001DAF">
      <w:pPr>
        <w:rPr>
          <w:rFonts w:eastAsia="Arial Unicode MS"/>
          <w:lang w:val="pt-PT"/>
        </w:rPr>
      </w:pPr>
    </w:p>
    <w:p w14:paraId="444E71DE" w14:textId="1D5AF82E" w:rsidR="00001DAF" w:rsidRPr="00205D7C" w:rsidRDefault="00205D7C" w:rsidP="00205D7C">
      <w:pPr>
        <w:pStyle w:val="PargrafodaLista"/>
        <w:numPr>
          <w:ilvl w:val="1"/>
          <w:numId w:val="8"/>
        </w:numPr>
        <w:rPr>
          <w:rFonts w:eastAsia="Arial Unicode MS"/>
          <w:lang w:val="pt-PT"/>
        </w:rPr>
      </w:pPr>
      <w:r w:rsidRPr="00205D7C">
        <w:rPr>
          <w:rFonts w:eastAsia="Arial Unicode MS"/>
          <w:lang w:val="pt-PT"/>
        </w:rPr>
        <w:t xml:space="preserve"> </w:t>
      </w:r>
      <w:r w:rsidR="00001DAF" w:rsidRPr="00205D7C">
        <w:rPr>
          <w:rFonts w:eastAsia="Arial Unicode MS"/>
          <w:lang w:val="pt-PT"/>
        </w:rPr>
        <w:t>Login no Sistem</w:t>
      </w:r>
      <w:r w:rsidR="00F5763E">
        <w:rPr>
          <w:rFonts w:eastAsia="Arial Unicode MS"/>
          <w:lang w:val="pt-PT"/>
        </w:rPr>
        <w:t>a: Possibilita o login no sistema (se o cadastro estiver validado).</w:t>
      </w:r>
    </w:p>
    <w:p w14:paraId="0D99F2C7" w14:textId="77777777" w:rsidR="00001DAF" w:rsidRPr="00205D7C" w:rsidRDefault="00001DAF" w:rsidP="00205D7C">
      <w:pPr>
        <w:rPr>
          <w:rFonts w:eastAsia="Arial Unicode MS"/>
          <w:lang w:val="pt-PT"/>
        </w:rPr>
      </w:pPr>
    </w:p>
    <w:p w14:paraId="7A2F8F50" w14:textId="58767BAD" w:rsidR="00001DAF" w:rsidRPr="00205D7C" w:rsidRDefault="00001DAF" w:rsidP="00205D7C">
      <w:pPr>
        <w:pStyle w:val="PargrafodaLista"/>
        <w:numPr>
          <w:ilvl w:val="1"/>
          <w:numId w:val="8"/>
        </w:numPr>
        <w:rPr>
          <w:rFonts w:eastAsia="Arial Unicode MS"/>
          <w:lang w:val="pt-PT"/>
        </w:rPr>
      </w:pPr>
      <w:r w:rsidRPr="00205D7C">
        <w:rPr>
          <w:rFonts w:eastAsia="Arial Unicode MS"/>
          <w:lang w:val="pt-PT"/>
        </w:rPr>
        <w:t>Adicionar Postagem</w:t>
      </w:r>
      <w:r w:rsidR="00F5763E">
        <w:rPr>
          <w:rFonts w:eastAsia="Arial Unicode MS"/>
          <w:lang w:val="pt-PT"/>
        </w:rPr>
        <w:t>: Possibilita a inserção de uma nova postagem no feed principal do sistema.</w:t>
      </w:r>
    </w:p>
    <w:p w14:paraId="2611C780" w14:textId="77777777" w:rsidR="00001DAF" w:rsidRPr="00001DAF" w:rsidRDefault="00001DAF" w:rsidP="00001DAF">
      <w:pPr>
        <w:pStyle w:val="PargrafodaLista"/>
        <w:rPr>
          <w:rFonts w:eastAsia="Arial Unicode MS"/>
          <w:lang w:val="pt-PT"/>
        </w:rPr>
      </w:pPr>
    </w:p>
    <w:p w14:paraId="7F637879" w14:textId="3DB11E50" w:rsidR="00001DAF" w:rsidRPr="00205D7C" w:rsidRDefault="00001DAF" w:rsidP="00205D7C">
      <w:pPr>
        <w:pStyle w:val="PargrafodaLista"/>
        <w:numPr>
          <w:ilvl w:val="1"/>
          <w:numId w:val="8"/>
        </w:numPr>
        <w:rPr>
          <w:rFonts w:eastAsia="Arial Unicode MS"/>
          <w:lang w:val="pt-PT"/>
        </w:rPr>
      </w:pPr>
      <w:r w:rsidRPr="00205D7C">
        <w:rPr>
          <w:rFonts w:eastAsia="Arial Unicode MS"/>
          <w:lang w:val="pt-PT"/>
        </w:rPr>
        <w:t>Editar Postagem</w:t>
      </w:r>
      <w:r w:rsidR="00F5763E">
        <w:rPr>
          <w:rFonts w:eastAsia="Arial Unicode MS"/>
          <w:lang w:val="pt-PT"/>
        </w:rPr>
        <w:t>: Possibilita a edição de postagem já existente.</w:t>
      </w:r>
    </w:p>
    <w:p w14:paraId="0956F36A" w14:textId="77777777" w:rsidR="00001DAF" w:rsidRPr="00001DAF" w:rsidRDefault="00001DAF" w:rsidP="00001DAF">
      <w:pPr>
        <w:pStyle w:val="PargrafodaLista"/>
        <w:rPr>
          <w:rFonts w:eastAsia="Arial Unicode MS"/>
          <w:lang w:val="pt-PT"/>
        </w:rPr>
      </w:pPr>
    </w:p>
    <w:p w14:paraId="5466DDC7" w14:textId="364E34C4" w:rsidR="00001DAF" w:rsidRPr="00205D7C" w:rsidRDefault="00001DAF" w:rsidP="00205D7C">
      <w:pPr>
        <w:pStyle w:val="PargrafodaLista"/>
        <w:numPr>
          <w:ilvl w:val="1"/>
          <w:numId w:val="8"/>
        </w:numPr>
        <w:rPr>
          <w:rFonts w:eastAsia="Arial Unicode MS"/>
          <w:lang w:val="pt-PT"/>
        </w:rPr>
      </w:pPr>
      <w:r w:rsidRPr="00205D7C">
        <w:rPr>
          <w:rFonts w:eastAsia="Arial Unicode MS"/>
          <w:lang w:val="pt-PT"/>
        </w:rPr>
        <w:t>Excluir Postagem</w:t>
      </w:r>
      <w:r w:rsidR="00F5763E">
        <w:rPr>
          <w:rFonts w:eastAsia="Arial Unicode MS"/>
          <w:lang w:val="pt-PT"/>
        </w:rPr>
        <w:t>: Possibilita a exclusão de uma postagem já existente.</w:t>
      </w:r>
    </w:p>
    <w:p w14:paraId="708E0614" w14:textId="77777777" w:rsidR="00001DAF" w:rsidRPr="00001DAF" w:rsidRDefault="00001DAF" w:rsidP="00001DAF">
      <w:pPr>
        <w:pStyle w:val="PargrafodaLista"/>
        <w:rPr>
          <w:rFonts w:eastAsia="Arial Unicode MS"/>
          <w:lang w:val="pt-PT"/>
        </w:rPr>
      </w:pPr>
    </w:p>
    <w:p w14:paraId="437EBFB9" w14:textId="6866EF38" w:rsidR="00001DAF" w:rsidRPr="00205D7C" w:rsidRDefault="00001DAF" w:rsidP="00205D7C">
      <w:pPr>
        <w:pStyle w:val="PargrafodaLista"/>
        <w:numPr>
          <w:ilvl w:val="1"/>
          <w:numId w:val="8"/>
        </w:numPr>
        <w:rPr>
          <w:rFonts w:eastAsia="Arial Unicode MS"/>
          <w:lang w:val="pt-PT"/>
        </w:rPr>
      </w:pPr>
      <w:r w:rsidRPr="00205D7C">
        <w:rPr>
          <w:rFonts w:eastAsia="Arial Unicode MS"/>
          <w:lang w:val="pt-PT"/>
        </w:rPr>
        <w:t>Comentar Postagem</w:t>
      </w:r>
      <w:r w:rsidR="00F5763E">
        <w:rPr>
          <w:rFonts w:eastAsia="Arial Unicode MS"/>
          <w:lang w:val="pt-PT"/>
        </w:rPr>
        <w:t>: Possibilita a inserção de um comentário em uma postagem.</w:t>
      </w:r>
    </w:p>
    <w:p w14:paraId="18270B99" w14:textId="057ADCD2" w:rsidR="00205D7C" w:rsidRDefault="00205D7C" w:rsidP="00205D7C">
      <w:pPr>
        <w:rPr>
          <w:rFonts w:eastAsia="Arial Unicode MS"/>
          <w:lang w:val="pt-PT"/>
        </w:rPr>
      </w:pPr>
    </w:p>
    <w:p w14:paraId="6149C4F3" w14:textId="6B534B52" w:rsidR="00205D7C" w:rsidRDefault="00205D7C" w:rsidP="00205D7C">
      <w:pPr>
        <w:pStyle w:val="PargrafodaLista"/>
        <w:numPr>
          <w:ilvl w:val="0"/>
          <w:numId w:val="8"/>
        </w:numPr>
        <w:rPr>
          <w:rFonts w:eastAsia="Arial Unicode MS"/>
          <w:b/>
          <w:bCs/>
          <w:sz w:val="24"/>
          <w:szCs w:val="24"/>
          <w:lang w:val="pt-PT"/>
        </w:rPr>
      </w:pPr>
      <w:r w:rsidRPr="00205D7C">
        <w:rPr>
          <w:rFonts w:eastAsia="Arial Unicode MS"/>
          <w:b/>
          <w:bCs/>
          <w:sz w:val="24"/>
          <w:szCs w:val="24"/>
          <w:lang w:val="pt-PT"/>
        </w:rPr>
        <w:t>Administradores</w:t>
      </w:r>
    </w:p>
    <w:p w14:paraId="5A61E4AF" w14:textId="77777777" w:rsidR="00205D7C" w:rsidRPr="00205D7C" w:rsidRDefault="00205D7C" w:rsidP="00205D7C">
      <w:pPr>
        <w:pStyle w:val="PargrafodaLista"/>
        <w:rPr>
          <w:rFonts w:eastAsia="Arial Unicode MS"/>
          <w:b/>
          <w:bCs/>
          <w:sz w:val="24"/>
          <w:szCs w:val="24"/>
          <w:lang w:val="pt-PT"/>
        </w:rPr>
      </w:pPr>
    </w:p>
    <w:p w14:paraId="19CB51AE" w14:textId="16210022" w:rsidR="00001DAF" w:rsidRPr="00205D7C" w:rsidRDefault="00001DAF" w:rsidP="00205D7C">
      <w:pPr>
        <w:pStyle w:val="PargrafodaLista"/>
        <w:numPr>
          <w:ilvl w:val="1"/>
          <w:numId w:val="8"/>
        </w:numPr>
        <w:rPr>
          <w:rFonts w:eastAsia="Arial Unicode MS"/>
          <w:lang w:val="pt-PT"/>
        </w:rPr>
      </w:pPr>
      <w:r w:rsidRPr="00205D7C">
        <w:rPr>
          <w:rFonts w:eastAsia="Arial Unicode MS"/>
          <w:lang w:val="pt-PT"/>
        </w:rPr>
        <w:t>Alterar Status da Postagem</w:t>
      </w:r>
      <w:r w:rsidR="00F5763E">
        <w:rPr>
          <w:rFonts w:eastAsia="Arial Unicode MS"/>
          <w:lang w:val="pt-PT"/>
        </w:rPr>
        <w:t>: Possibilitar alterar o status de uma postagem existente.</w:t>
      </w:r>
    </w:p>
    <w:p w14:paraId="6905F805" w14:textId="77777777" w:rsidR="00001DAF" w:rsidRPr="00001DAF" w:rsidRDefault="00001DAF" w:rsidP="00001DAF">
      <w:pPr>
        <w:pStyle w:val="PargrafodaLista"/>
        <w:rPr>
          <w:rFonts w:eastAsia="Arial Unicode MS"/>
          <w:lang w:val="pt-PT"/>
        </w:rPr>
      </w:pPr>
    </w:p>
    <w:p w14:paraId="03AEEEA6" w14:textId="7164A895" w:rsidR="00001DAF" w:rsidRPr="00205D7C" w:rsidRDefault="00205D7C" w:rsidP="00205D7C">
      <w:pPr>
        <w:pStyle w:val="PargrafodaLista"/>
        <w:numPr>
          <w:ilvl w:val="1"/>
          <w:numId w:val="8"/>
        </w:numPr>
        <w:rPr>
          <w:rFonts w:eastAsia="Arial Unicode MS"/>
          <w:lang w:val="pt-PT"/>
        </w:rPr>
      </w:pPr>
      <w:r w:rsidRPr="00205D7C">
        <w:rPr>
          <w:rFonts w:eastAsia="Arial Unicode MS"/>
          <w:lang w:val="pt-PT"/>
        </w:rPr>
        <w:t>Restringir Usuários</w:t>
      </w:r>
      <w:r w:rsidR="00F5763E">
        <w:rPr>
          <w:rFonts w:eastAsia="Arial Unicode MS"/>
          <w:lang w:val="pt-PT"/>
        </w:rPr>
        <w:t>: Possibilita restringir as funcionalidades do sistema de um usuário.</w:t>
      </w:r>
    </w:p>
    <w:p w14:paraId="4C5032C7" w14:textId="77777777" w:rsidR="00205D7C" w:rsidRPr="00205D7C" w:rsidRDefault="00205D7C" w:rsidP="00205D7C">
      <w:pPr>
        <w:pStyle w:val="PargrafodaLista"/>
        <w:rPr>
          <w:rFonts w:eastAsia="Arial Unicode MS"/>
          <w:lang w:val="pt-PT"/>
        </w:rPr>
      </w:pPr>
    </w:p>
    <w:p w14:paraId="252E7342" w14:textId="5F4462BC" w:rsidR="00050C81" w:rsidRPr="00AE4ED6" w:rsidRDefault="00205D7C" w:rsidP="00AE4ED6">
      <w:pPr>
        <w:pStyle w:val="PargrafodaLista"/>
        <w:numPr>
          <w:ilvl w:val="1"/>
          <w:numId w:val="8"/>
        </w:numPr>
        <w:rPr>
          <w:rFonts w:eastAsia="Arial Unicode MS"/>
          <w:lang w:val="pt-PT"/>
        </w:rPr>
      </w:pPr>
      <w:r>
        <w:rPr>
          <w:rFonts w:eastAsia="Arial Unicode MS"/>
          <w:lang w:val="pt-PT"/>
        </w:rPr>
        <w:t>Validar Cadastro</w:t>
      </w:r>
      <w:r w:rsidR="00F5763E">
        <w:rPr>
          <w:rFonts w:eastAsia="Arial Unicode MS"/>
          <w:lang w:val="pt-PT"/>
        </w:rPr>
        <w:t xml:space="preserve">: </w:t>
      </w:r>
      <w:r w:rsidR="0013740C">
        <w:rPr>
          <w:rFonts w:eastAsia="Arial Unicode MS"/>
          <w:lang w:val="pt-PT"/>
        </w:rPr>
        <w:t>Possibilita que o administrador valide a requisição de um cadastro.</w:t>
      </w:r>
    </w:p>
    <w:p w14:paraId="020864E6" w14:textId="77777777" w:rsidR="00050C81" w:rsidRDefault="00050C81">
      <w:pPr>
        <w:pStyle w:val="Ttulo1"/>
        <w:rPr>
          <w:rFonts w:eastAsia="Arial Unicode MS"/>
          <w:lang w:val="pt-PT"/>
        </w:rPr>
      </w:pPr>
      <w:bookmarkStart w:id="5" w:name="_Toc428178752"/>
      <w:r>
        <w:rPr>
          <w:rFonts w:eastAsia="Arial Unicode MS"/>
          <w:lang w:val="pt-PT"/>
        </w:rPr>
        <w:t>glossário</w:t>
      </w:r>
      <w:bookmarkEnd w:id="5"/>
    </w:p>
    <w:p w14:paraId="17138EB1" w14:textId="21D471D9" w:rsidR="00050C81" w:rsidRPr="00AE4ED6" w:rsidRDefault="00AE4ED6">
      <w:pPr>
        <w:pStyle w:val="Instruo"/>
        <w:rPr>
          <w:i w:val="0"/>
          <w:iCs/>
          <w:color w:val="auto"/>
          <w:lang w:val="pt-PT"/>
        </w:rPr>
      </w:pPr>
      <w:r w:rsidRPr="00AE4ED6">
        <w:rPr>
          <w:i w:val="0"/>
          <w:iCs/>
          <w:color w:val="auto"/>
          <w:lang w:val="pt-PT"/>
        </w:rPr>
        <w:t>Não é aplicável.</w:t>
      </w:r>
    </w:p>
    <w:p w14:paraId="6455EC8D" w14:textId="77777777" w:rsidR="00050C81" w:rsidRDefault="00050C81">
      <w:pPr>
        <w:rPr>
          <w:rFonts w:eastAsia="Arial Unicode MS"/>
          <w:lang w:val="pt-PT"/>
        </w:rPr>
      </w:pPr>
    </w:p>
    <w:p w14:paraId="4F60BC4E" w14:textId="77777777" w:rsidR="00050C81" w:rsidRDefault="00050C81">
      <w:pPr>
        <w:rPr>
          <w:rFonts w:eastAsia="Arial Unicode MS"/>
          <w:lang w:val="pt-P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034"/>
        <w:gridCol w:w="7594"/>
      </w:tblGrid>
      <w:tr w:rsidR="00050C81" w14:paraId="7B233D1A" w14:textId="77777777">
        <w:tc>
          <w:tcPr>
            <w:tcW w:w="2050" w:type="dxa"/>
            <w:shd w:val="clear" w:color="auto" w:fill="B3B3B3"/>
          </w:tcPr>
          <w:p w14:paraId="4D24E96E" w14:textId="77777777" w:rsidR="00050C81" w:rsidRDefault="00050C81">
            <w:pPr>
              <w:rPr>
                <w:rFonts w:eastAsia="Arial Unicode MS"/>
                <w:b/>
                <w:bCs/>
                <w:lang w:val="pt-PT"/>
              </w:rPr>
            </w:pPr>
            <w:r>
              <w:rPr>
                <w:rFonts w:eastAsia="Arial Unicode MS"/>
                <w:b/>
                <w:bCs/>
                <w:lang w:val="pt-PT"/>
              </w:rPr>
              <w:t>Termo/Sigla</w:t>
            </w:r>
          </w:p>
        </w:tc>
        <w:tc>
          <w:tcPr>
            <w:tcW w:w="7728" w:type="dxa"/>
            <w:shd w:val="clear" w:color="auto" w:fill="B3B3B3"/>
          </w:tcPr>
          <w:p w14:paraId="1C1C0CC9" w14:textId="77777777" w:rsidR="00050C81" w:rsidRDefault="00050C81">
            <w:pPr>
              <w:rPr>
                <w:rFonts w:eastAsia="Arial Unicode MS"/>
                <w:b/>
                <w:bCs/>
                <w:lang w:val="pt-PT"/>
              </w:rPr>
            </w:pPr>
            <w:r>
              <w:rPr>
                <w:rFonts w:eastAsia="Arial Unicode MS"/>
                <w:b/>
                <w:bCs/>
                <w:lang w:val="pt-PT"/>
              </w:rPr>
              <w:t>Descrição</w:t>
            </w:r>
          </w:p>
        </w:tc>
      </w:tr>
      <w:tr w:rsidR="00050C81" w14:paraId="0401537F" w14:textId="77777777">
        <w:tc>
          <w:tcPr>
            <w:tcW w:w="2050" w:type="dxa"/>
          </w:tcPr>
          <w:p w14:paraId="11EC1698" w14:textId="77777777" w:rsidR="00050C81" w:rsidRDefault="00050C81">
            <w:pPr>
              <w:rPr>
                <w:rFonts w:eastAsia="Arial Unicode MS"/>
                <w:lang w:val="pt-PT"/>
              </w:rPr>
            </w:pPr>
          </w:p>
        </w:tc>
        <w:tc>
          <w:tcPr>
            <w:tcW w:w="7728" w:type="dxa"/>
          </w:tcPr>
          <w:p w14:paraId="292B7A58" w14:textId="77777777" w:rsidR="00050C81" w:rsidRDefault="00050C81">
            <w:pPr>
              <w:rPr>
                <w:rFonts w:eastAsia="Arial Unicode MS"/>
                <w:lang w:val="pt-PT"/>
              </w:rPr>
            </w:pPr>
          </w:p>
        </w:tc>
      </w:tr>
      <w:tr w:rsidR="00050C81" w14:paraId="6B73F822" w14:textId="77777777" w:rsidTr="00AE4ED6">
        <w:trPr>
          <w:trHeight w:val="76"/>
        </w:trPr>
        <w:tc>
          <w:tcPr>
            <w:tcW w:w="2050" w:type="dxa"/>
          </w:tcPr>
          <w:p w14:paraId="41ECD43A" w14:textId="77777777" w:rsidR="00050C81" w:rsidRDefault="00050C81">
            <w:pPr>
              <w:rPr>
                <w:rFonts w:eastAsia="Arial Unicode MS"/>
                <w:lang w:val="pt-PT"/>
              </w:rPr>
            </w:pPr>
          </w:p>
        </w:tc>
        <w:tc>
          <w:tcPr>
            <w:tcW w:w="7728" w:type="dxa"/>
          </w:tcPr>
          <w:p w14:paraId="35968B8A" w14:textId="77777777" w:rsidR="00050C81" w:rsidRDefault="00050C81">
            <w:pPr>
              <w:rPr>
                <w:rFonts w:eastAsia="Arial Unicode MS"/>
                <w:lang w:val="pt-PT"/>
              </w:rPr>
            </w:pPr>
          </w:p>
        </w:tc>
      </w:tr>
    </w:tbl>
    <w:p w14:paraId="5B0329BC" w14:textId="77777777" w:rsidR="00050C81" w:rsidRDefault="00050C81">
      <w:pPr>
        <w:rPr>
          <w:rFonts w:eastAsia="Arial Unicode MS"/>
          <w:lang w:val="pt-PT"/>
        </w:rPr>
      </w:pPr>
    </w:p>
    <w:sectPr w:rsidR="00050C81">
      <w:headerReference w:type="even" r:id="rId10"/>
      <w:headerReference w:type="default" r:id="rId11"/>
      <w:footerReference w:type="default" r:id="rId12"/>
      <w:pgSz w:w="11907" w:h="16840" w:code="9"/>
      <w:pgMar w:top="851" w:right="851" w:bottom="851" w:left="1418"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05711" w14:textId="77777777" w:rsidR="0072687B" w:rsidRDefault="0072687B">
      <w:r>
        <w:separator/>
      </w:r>
    </w:p>
  </w:endnote>
  <w:endnote w:type="continuationSeparator" w:id="0">
    <w:p w14:paraId="18C8E315" w14:textId="77777777" w:rsidR="0072687B" w:rsidRDefault="007268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0"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BC802" w14:textId="77777777" w:rsidR="007E4C65" w:rsidRDefault="007E4C65">
    <w:pPr>
      <w:pStyle w:val="Rodap"/>
    </w:pPr>
  </w:p>
  <w:tbl>
    <w:tblPr>
      <w:tblW w:w="9639"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4" w:type="dxa"/>
        <w:left w:w="144" w:type="dxa"/>
        <w:bottom w:w="144" w:type="dxa"/>
        <w:right w:w="144" w:type="dxa"/>
      </w:tblCellMar>
      <w:tblLook w:val="0000" w:firstRow="0" w:lastRow="0" w:firstColumn="0" w:lastColumn="0" w:noHBand="0" w:noVBand="0"/>
    </w:tblPr>
    <w:tblGrid>
      <w:gridCol w:w="4788"/>
      <w:gridCol w:w="3037"/>
      <w:gridCol w:w="1814"/>
    </w:tblGrid>
    <w:tr w:rsidR="007E4C65" w14:paraId="5F47B249" w14:textId="77777777">
      <w:trPr>
        <w:trHeight w:val="216"/>
      </w:trPr>
      <w:tc>
        <w:tcPr>
          <w:tcW w:w="4788" w:type="dxa"/>
          <w:tcBorders>
            <w:top w:val="single" w:sz="36" w:space="0" w:color="999999"/>
            <w:left w:val="single" w:sz="36" w:space="0" w:color="999999"/>
            <w:bottom w:val="single" w:sz="36" w:space="0" w:color="999999"/>
            <w:right w:val="single" w:sz="36" w:space="0" w:color="999999"/>
          </w:tcBorders>
        </w:tcPr>
        <w:p w14:paraId="3884B2FE" w14:textId="77777777" w:rsidR="007E4C65" w:rsidRDefault="007E4C65">
          <w:pPr>
            <w:pStyle w:val="Rodap"/>
          </w:pPr>
          <w:r>
            <w:t>Politec Ltda.</w:t>
          </w:r>
        </w:p>
        <w:p w14:paraId="55D391F0" w14:textId="77777777" w:rsidR="007E4C65" w:rsidRDefault="007E4C65">
          <w:pPr>
            <w:pStyle w:val="Rodap"/>
          </w:pPr>
          <w:r>
            <w:t>ITQ- X.X-XX.XX – Nome da ITQ</w:t>
          </w:r>
        </w:p>
      </w:tc>
      <w:tc>
        <w:tcPr>
          <w:tcW w:w="3037" w:type="dxa"/>
          <w:tcBorders>
            <w:top w:val="single" w:sz="36" w:space="0" w:color="999999"/>
            <w:left w:val="single" w:sz="36" w:space="0" w:color="999999"/>
            <w:bottom w:val="single" w:sz="36" w:space="0" w:color="999999"/>
            <w:right w:val="single" w:sz="36" w:space="0" w:color="999999"/>
          </w:tcBorders>
        </w:tcPr>
        <w:p w14:paraId="309291F5" w14:textId="77777777" w:rsidR="007E4C65" w:rsidRDefault="007E4C65">
          <w:pPr>
            <w:pStyle w:val="Rodap"/>
          </w:pPr>
          <w:r>
            <w:t>Rev. X. Em DD de MM de AAAA</w:t>
          </w:r>
        </w:p>
      </w:tc>
      <w:tc>
        <w:tcPr>
          <w:tcW w:w="1814" w:type="dxa"/>
          <w:tcBorders>
            <w:top w:val="single" w:sz="36" w:space="0" w:color="999999"/>
            <w:left w:val="single" w:sz="36" w:space="0" w:color="999999"/>
            <w:bottom w:val="single" w:sz="36" w:space="0" w:color="999999"/>
            <w:right w:val="single" w:sz="36" w:space="0" w:color="999999"/>
          </w:tcBorders>
        </w:tcPr>
        <w:p w14:paraId="01F641D1" w14:textId="77777777" w:rsidR="007E4C65" w:rsidRDefault="007E4C65">
          <w:pPr>
            <w:pStyle w:val="Rodap"/>
          </w:pPr>
          <w:r>
            <w:t xml:space="preserve">Página </w:t>
          </w:r>
          <w:r>
            <w:fldChar w:fldCharType="begin"/>
          </w:r>
          <w:r>
            <w:instrText xml:space="preserve"> PAGE </w:instrText>
          </w:r>
          <w:r>
            <w:fldChar w:fldCharType="separate"/>
          </w:r>
          <w:r>
            <w:rPr>
              <w:noProof/>
            </w:rPr>
            <w:t>1</w:t>
          </w:r>
          <w:r>
            <w:fldChar w:fldCharType="end"/>
          </w:r>
          <w:r>
            <w:t xml:space="preserve"> de </w:t>
          </w:r>
          <w:r>
            <w:fldChar w:fldCharType="begin"/>
          </w:r>
          <w:r>
            <w:instrText xml:space="preserve"> NUMPAGES </w:instrText>
          </w:r>
          <w:r>
            <w:fldChar w:fldCharType="separate"/>
          </w:r>
          <w:r>
            <w:rPr>
              <w:noProof/>
            </w:rPr>
            <w:t>3</w:t>
          </w:r>
          <w:r>
            <w:rPr>
              <w:noProof/>
            </w:rPr>
            <w:fldChar w:fldCharType="end"/>
          </w:r>
        </w:p>
      </w:tc>
    </w:tr>
  </w:tbl>
  <w:p w14:paraId="5C8F7FAC" w14:textId="77777777" w:rsidR="007E4C65" w:rsidRDefault="007E4C65">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1A7D0" w14:textId="77777777" w:rsidR="00050C81" w:rsidRDefault="00050C81"/>
  <w:tbl>
    <w:tblPr>
      <w:tblW w:w="9710" w:type="dxa"/>
      <w:tblInd w:w="70" w:type="dxa"/>
      <w:tblBorders>
        <w:top w:val="single" w:sz="12" w:space="0" w:color="auto"/>
      </w:tblBorders>
      <w:tblLayout w:type="fixed"/>
      <w:tblCellMar>
        <w:left w:w="70" w:type="dxa"/>
        <w:right w:w="70" w:type="dxa"/>
      </w:tblCellMar>
      <w:tblLook w:val="0000" w:firstRow="0" w:lastRow="0" w:firstColumn="0" w:lastColumn="0" w:noHBand="0" w:noVBand="0"/>
    </w:tblPr>
    <w:tblGrid>
      <w:gridCol w:w="6521"/>
      <w:gridCol w:w="1484"/>
      <w:gridCol w:w="1705"/>
    </w:tblGrid>
    <w:tr w:rsidR="00050C81" w14:paraId="4D96B9F2" w14:textId="77777777" w:rsidTr="007E4C65">
      <w:trPr>
        <w:cantSplit/>
      </w:trPr>
      <w:tc>
        <w:tcPr>
          <w:tcW w:w="6521" w:type="dxa"/>
        </w:tcPr>
        <w:p w14:paraId="543FC9A7" w14:textId="2C957688" w:rsidR="00050C81" w:rsidRDefault="00000000" w:rsidP="007E4C65">
          <w:pPr>
            <w:pStyle w:val="Rodap"/>
            <w:tabs>
              <w:tab w:val="clear" w:pos="4320"/>
              <w:tab w:val="clear" w:pos="8640"/>
              <w:tab w:val="left" w:pos="5309"/>
            </w:tabs>
          </w:pPr>
          <w:sdt>
            <w:sdtPr>
              <w:alias w:val="Gestor"/>
              <w:tag w:val=""/>
              <w:id w:val="-1026712989"/>
              <w:placeholder>
                <w:docPart w:val="5ADE85366F8E4B3CA23F372243C48B0E"/>
              </w:placeholder>
              <w:dataBinding w:prefixMappings="xmlns:ns0='http://schemas.openxmlformats.org/officeDocument/2006/extended-properties' " w:xpath="/ns0:Properties[1]/ns0:Manager[1]" w:storeItemID="{6668398D-A668-4E3E-A5EB-62B293D839F1}"/>
              <w:text/>
            </w:sdtPr>
            <w:sdtContent>
              <w:r w:rsidR="00001DAF">
                <w:t>&lt;INST360&gt; - &lt;Instituto 360º&gt;</w:t>
              </w:r>
            </w:sdtContent>
          </w:sdt>
          <w:r w:rsidR="007E4C65">
            <w:tab/>
          </w:r>
          <w:sdt>
            <w:sdtPr>
              <w:alias w:val="Assunto"/>
              <w:tag w:val=""/>
              <w:id w:val="-343706752"/>
              <w:placeholder>
                <w:docPart w:val="B6F43A4B09294C4B9B28C17DC917D595"/>
              </w:placeholder>
              <w:dataBinding w:prefixMappings="xmlns:ns0='http://purl.org/dc/elements/1.1/' xmlns:ns1='http://schemas.openxmlformats.org/package/2006/metadata/core-properties' " w:xpath="/ns1:coreProperties[1]/ns0:subject[1]" w:storeItemID="{6C3C8BC8-F283-45AE-878A-BAB7291924A1}"/>
              <w:text/>
            </w:sdtPr>
            <w:sdtContent>
              <w:r w:rsidR="00001DAF">
                <w:t>Versão &lt;1&gt;</w:t>
              </w:r>
            </w:sdtContent>
          </w:sdt>
        </w:p>
      </w:tc>
      <w:tc>
        <w:tcPr>
          <w:tcW w:w="1484" w:type="dxa"/>
          <w:vAlign w:val="center"/>
        </w:tcPr>
        <w:p w14:paraId="2E27E582" w14:textId="77777777" w:rsidR="00050C81" w:rsidRDefault="00050C81">
          <w:pPr>
            <w:pStyle w:val="Rodap"/>
            <w:rPr>
              <w:lang w:val="pt-PT"/>
            </w:rPr>
          </w:pPr>
        </w:p>
      </w:tc>
      <w:tc>
        <w:tcPr>
          <w:tcW w:w="1705" w:type="dxa"/>
          <w:vAlign w:val="center"/>
        </w:tcPr>
        <w:p w14:paraId="4B9C7DE6" w14:textId="77777777" w:rsidR="00050C81" w:rsidRDefault="00050C81" w:rsidP="007E4C65">
          <w:pPr>
            <w:pStyle w:val="Rodap"/>
            <w:jc w:val="right"/>
          </w:pPr>
          <w:r>
            <w:rPr>
              <w:lang w:val="pt-PT"/>
            </w:rPr>
            <w:t xml:space="preserve">Pág. </w:t>
          </w:r>
          <w:r>
            <w:fldChar w:fldCharType="begin"/>
          </w:r>
          <w:r>
            <w:instrText xml:space="preserve"> PAGE </w:instrText>
          </w:r>
          <w:r>
            <w:fldChar w:fldCharType="separate"/>
          </w:r>
          <w:r w:rsidR="001E5A50">
            <w:rPr>
              <w:noProof/>
            </w:rPr>
            <w:t>4</w:t>
          </w:r>
          <w:r>
            <w:fldChar w:fldCharType="end"/>
          </w:r>
          <w:r>
            <w:t xml:space="preserve"> de </w:t>
          </w:r>
          <w:r>
            <w:fldChar w:fldCharType="begin"/>
          </w:r>
          <w:r>
            <w:instrText xml:space="preserve"> NUMPAGES </w:instrText>
          </w:r>
          <w:r>
            <w:fldChar w:fldCharType="separate"/>
          </w:r>
          <w:r w:rsidR="001E5A50">
            <w:rPr>
              <w:noProof/>
            </w:rPr>
            <w:t>4</w:t>
          </w:r>
          <w:r>
            <w:fldChar w:fldCharType="end"/>
          </w:r>
        </w:p>
      </w:tc>
    </w:tr>
  </w:tbl>
  <w:p w14:paraId="2A684724" w14:textId="77777777" w:rsidR="00050C81" w:rsidRDefault="007E4C65" w:rsidP="007E4C65">
    <w:pPr>
      <w:jc w:val="right"/>
    </w:pPr>
    <w:r>
      <w:t xml:space="preserve">vs: </w:t>
    </w:r>
    <w:fldSimple w:instr=" DOCPROPERTY  &quot;Versão Modelo&quot;  \* MERGEFORMAT ">
      <w:r w:rsidR="00001DAF">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ECB84" w14:textId="77777777" w:rsidR="0072687B" w:rsidRDefault="0072687B">
      <w:r>
        <w:separator/>
      </w:r>
    </w:p>
  </w:footnote>
  <w:footnote w:type="continuationSeparator" w:id="0">
    <w:p w14:paraId="5192F0C2" w14:textId="77777777" w:rsidR="0072687B" w:rsidRDefault="007268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tblInd w:w="70" w:type="dxa"/>
      <w:tblBorders>
        <w:bottom w:val="single" w:sz="12" w:space="0" w:color="auto"/>
      </w:tblBorders>
      <w:tblLayout w:type="fixed"/>
      <w:tblCellMar>
        <w:left w:w="70" w:type="dxa"/>
        <w:right w:w="70" w:type="dxa"/>
      </w:tblCellMar>
      <w:tblLook w:val="0000" w:firstRow="0" w:lastRow="0" w:firstColumn="0" w:lastColumn="0" w:noHBand="0" w:noVBand="0"/>
    </w:tblPr>
    <w:tblGrid>
      <w:gridCol w:w="1440"/>
      <w:gridCol w:w="6840"/>
      <w:gridCol w:w="1440"/>
    </w:tblGrid>
    <w:tr w:rsidR="007E4C65" w14:paraId="072EF019" w14:textId="77777777">
      <w:trPr>
        <w:cantSplit/>
      </w:trPr>
      <w:tc>
        <w:tcPr>
          <w:tcW w:w="1440" w:type="dxa"/>
          <w:tcBorders>
            <w:bottom w:val="single" w:sz="12" w:space="0" w:color="auto"/>
          </w:tcBorders>
          <w:shd w:val="clear" w:color="auto" w:fill="C0C0C0"/>
          <w:vAlign w:val="center"/>
        </w:tcPr>
        <w:p w14:paraId="4F8B86ED" w14:textId="77777777" w:rsidR="007E4C65" w:rsidRDefault="007E4C65">
          <w:pPr>
            <w:pStyle w:val="Rodap"/>
            <w:jc w:val="center"/>
            <w:rPr>
              <w:b/>
              <w:lang w:val="pt-PT"/>
            </w:rPr>
          </w:pPr>
          <w:r>
            <w:rPr>
              <w:b/>
              <w:lang w:val="pt-PT"/>
            </w:rPr>
            <w:t>Marca do Cliente</w:t>
          </w:r>
        </w:p>
      </w:tc>
      <w:tc>
        <w:tcPr>
          <w:tcW w:w="6840" w:type="dxa"/>
          <w:vAlign w:val="center"/>
        </w:tcPr>
        <w:p w14:paraId="36C40C16" w14:textId="77777777" w:rsidR="007E4C65" w:rsidRDefault="007E4C65">
          <w:pPr>
            <w:pStyle w:val="Rodap"/>
            <w:jc w:val="center"/>
            <w:rPr>
              <w:bCs/>
              <w:lang w:val="pt-PT"/>
            </w:rPr>
          </w:pPr>
          <w:r>
            <w:rPr>
              <w:bCs/>
            </w:rPr>
            <w:t>Nomde do MF</w:t>
          </w:r>
        </w:p>
      </w:tc>
      <w:tc>
        <w:tcPr>
          <w:tcW w:w="1440" w:type="dxa"/>
          <w:vAlign w:val="center"/>
        </w:tcPr>
        <w:p w14:paraId="1A10879A" w14:textId="77777777" w:rsidR="007E4C65" w:rsidRDefault="007E4C65">
          <w:pPr>
            <w:pStyle w:val="Rodap"/>
            <w:jc w:val="right"/>
            <w:rPr>
              <w:b/>
            </w:rPr>
          </w:pPr>
          <w:r>
            <w:rPr>
              <w:b/>
            </w:rPr>
            <w:object w:dxaOrig="1245" w:dyaOrig="690" w14:anchorId="6CBC12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2.4pt;height:34.8pt">
                <v:imagedata r:id="rId1" o:title=""/>
              </v:shape>
              <o:OLEObject Type="Embed" ProgID="Word.Picture.8" ShapeID="_x0000_i1025" DrawAspect="Content" ObjectID="_1843152225" r:id="rId2"/>
            </w:object>
          </w:r>
        </w:p>
      </w:tc>
    </w:tr>
  </w:tbl>
  <w:p w14:paraId="2EBD97B2" w14:textId="77777777" w:rsidR="007E4C65" w:rsidRDefault="007E4C65">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DC2E6" w14:textId="77777777" w:rsidR="00050C81" w:rsidRDefault="00050C8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tblInd w:w="70" w:type="dxa"/>
      <w:tblBorders>
        <w:bottom w:val="single" w:sz="12" w:space="0" w:color="auto"/>
      </w:tblBorders>
      <w:tblLayout w:type="fixed"/>
      <w:tblCellMar>
        <w:left w:w="70" w:type="dxa"/>
        <w:right w:w="70" w:type="dxa"/>
      </w:tblCellMar>
      <w:tblLook w:val="0000" w:firstRow="0" w:lastRow="0" w:firstColumn="0" w:lastColumn="0" w:noHBand="0" w:noVBand="0"/>
    </w:tblPr>
    <w:tblGrid>
      <w:gridCol w:w="1440"/>
      <w:gridCol w:w="6840"/>
      <w:gridCol w:w="1440"/>
    </w:tblGrid>
    <w:tr w:rsidR="00050C81" w14:paraId="00BE8BC4" w14:textId="77777777">
      <w:trPr>
        <w:cantSplit/>
      </w:trPr>
      <w:tc>
        <w:tcPr>
          <w:tcW w:w="1440" w:type="dxa"/>
          <w:tcBorders>
            <w:bottom w:val="single" w:sz="12" w:space="0" w:color="auto"/>
          </w:tcBorders>
          <w:vAlign w:val="center"/>
        </w:tcPr>
        <w:p w14:paraId="202688C7" w14:textId="77777777" w:rsidR="00050C81" w:rsidRDefault="00050C81">
          <w:pPr>
            <w:pStyle w:val="Cabealho"/>
            <w:rPr>
              <w:lang w:val="pt-PT"/>
            </w:rPr>
          </w:pPr>
          <w:r>
            <w:rPr>
              <w:lang w:val="pt-PT"/>
            </w:rPr>
            <w:t>&lt;Marca do Cliente&gt;</w:t>
          </w:r>
        </w:p>
      </w:tc>
      <w:sdt>
        <w:sdtPr>
          <w:alias w:val="Título"/>
          <w:tag w:val=""/>
          <w:id w:val="-434601566"/>
          <w:placeholder>
            <w:docPart w:val="DEA2BEA7D3664458B5D3C60AECBBDB60"/>
          </w:placeholder>
          <w:dataBinding w:prefixMappings="xmlns:ns0='http://purl.org/dc/elements/1.1/' xmlns:ns1='http://schemas.openxmlformats.org/package/2006/metadata/core-properties' " w:xpath="/ns1:coreProperties[1]/ns0:title[1]" w:storeItemID="{6C3C8BC8-F283-45AE-878A-BAB7291924A1}"/>
          <w:text/>
        </w:sdtPr>
        <w:sdtContent>
          <w:tc>
            <w:tcPr>
              <w:tcW w:w="6840" w:type="dxa"/>
              <w:vAlign w:val="center"/>
            </w:tcPr>
            <w:p w14:paraId="0159FB56" w14:textId="77777777" w:rsidR="00050C81" w:rsidRDefault="000927A0">
              <w:pPr>
                <w:pStyle w:val="Cabealho"/>
              </w:pPr>
              <w:r>
                <w:t>Manual do Usuário</w:t>
              </w:r>
            </w:p>
          </w:tc>
        </w:sdtContent>
      </w:sdt>
      <w:tc>
        <w:tcPr>
          <w:tcW w:w="1440" w:type="dxa"/>
          <w:vAlign w:val="center"/>
        </w:tcPr>
        <w:p w14:paraId="740BB8D4" w14:textId="77777777" w:rsidR="00050C81" w:rsidRDefault="00050C81">
          <w:pPr>
            <w:pStyle w:val="Cabealho"/>
          </w:pPr>
        </w:p>
      </w:tc>
    </w:tr>
  </w:tbl>
  <w:p w14:paraId="290488B0" w14:textId="77777777" w:rsidR="00050C81" w:rsidRDefault="00050C81">
    <w:pPr>
      <w:rPr>
        <w:ins w:id="6" w:author="Rronchesi" w:date="2005-02-15T08:26:00Z"/>
        <w:del w:id="7" w:author="luis.monteiro" w:date="2005-02-25T17:19:00Z"/>
      </w:rPr>
    </w:pPr>
  </w:p>
  <w:p w14:paraId="2DFCA168" w14:textId="77777777" w:rsidR="00050C81" w:rsidRDefault="00050C8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61BC9"/>
    <w:multiLevelType w:val="multilevel"/>
    <w:tmpl w:val="35F44468"/>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3A21441E"/>
    <w:multiLevelType w:val="hybridMultilevel"/>
    <w:tmpl w:val="7F36CA5C"/>
    <w:lvl w:ilvl="0" w:tplc="48323970">
      <w:start w:val="1"/>
      <w:numFmt w:val="decimal"/>
      <w:pStyle w:val="Ttulo6"/>
      <w:lvlText w:val="%1)"/>
      <w:lvlJc w:val="left"/>
      <w:pPr>
        <w:tabs>
          <w:tab w:val="num" w:pos="360"/>
        </w:tabs>
        <w:ind w:left="0" w:firstLine="0"/>
      </w:pPr>
      <w:rPr>
        <w:rFonts w:hint="default"/>
      </w:rPr>
    </w:lvl>
    <w:lvl w:ilvl="1" w:tplc="04160019">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 w15:restartNumberingAfterBreak="0">
    <w:nsid w:val="46F90428"/>
    <w:multiLevelType w:val="multilevel"/>
    <w:tmpl w:val="2B32802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CDB35F3"/>
    <w:multiLevelType w:val="multilevel"/>
    <w:tmpl w:val="61CA214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73F37BFE"/>
    <w:multiLevelType w:val="hybridMultilevel"/>
    <w:tmpl w:val="C20A9228"/>
    <w:lvl w:ilvl="0" w:tplc="9B2095CA">
      <w:start w:val="1"/>
      <w:numFmt w:val="bullet"/>
      <w:pStyle w:val="Lista"/>
      <w:lvlText w:val=""/>
      <w:lvlJc w:val="left"/>
      <w:pPr>
        <w:tabs>
          <w:tab w:val="num" w:pos="720"/>
        </w:tabs>
        <w:ind w:left="720" w:hanging="360"/>
      </w:pPr>
      <w:rPr>
        <w:rFonts w:ascii="Wingdings" w:hAnsi="Wingdings"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775133A1"/>
    <w:multiLevelType w:val="multilevel"/>
    <w:tmpl w:val="EC7E393E"/>
    <w:lvl w:ilvl="0">
      <w:start w:val="1"/>
      <w:numFmt w:val="decimal"/>
      <w:pStyle w:val="Ttulo1"/>
      <w:suff w:val="space"/>
      <w:lvlText w:val="%1."/>
      <w:lvlJc w:val="left"/>
      <w:pPr>
        <w:ind w:left="432" w:hanging="432"/>
      </w:pPr>
      <w:rPr>
        <w:rFonts w:hint="default"/>
      </w:rPr>
    </w:lvl>
    <w:lvl w:ilvl="1">
      <w:start w:val="1"/>
      <w:numFmt w:val="decimal"/>
      <w:pStyle w:val="Ttulo2"/>
      <w:suff w:val="space"/>
      <w:lvlText w:val="%1.%2."/>
      <w:lvlJc w:val="left"/>
      <w:pPr>
        <w:ind w:left="576" w:hanging="576"/>
      </w:pPr>
      <w:rPr>
        <w:rFonts w:hint="default"/>
      </w:rPr>
    </w:lvl>
    <w:lvl w:ilvl="2">
      <w:start w:val="1"/>
      <w:numFmt w:val="decimal"/>
      <w:pStyle w:val="Ttulo3"/>
      <w:suff w:val="space"/>
      <w:lvlText w:val="%1.%2.%3."/>
      <w:lvlJc w:val="left"/>
      <w:pPr>
        <w:ind w:left="720" w:hanging="720"/>
      </w:pPr>
      <w:rPr>
        <w:rFonts w:hint="default"/>
      </w:rPr>
    </w:lvl>
    <w:lvl w:ilvl="3">
      <w:start w:val="1"/>
      <w:numFmt w:val="decimal"/>
      <w:pStyle w:val="Ttulo4"/>
      <w:suff w:val="space"/>
      <w:lvlText w:val="%1.%2.%4.%3."/>
      <w:lvlJc w:val="left"/>
      <w:pPr>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584" w:hanging="1584"/>
      </w:pPr>
      <w:rPr>
        <w:rFonts w:hint="default"/>
      </w:rPr>
    </w:lvl>
  </w:abstractNum>
  <w:num w:numId="1" w16cid:durableId="1214805284">
    <w:abstractNumId w:val="5"/>
  </w:num>
  <w:num w:numId="2" w16cid:durableId="950471978">
    <w:abstractNumId w:val="4"/>
  </w:num>
  <w:num w:numId="3" w16cid:durableId="1625310392">
    <w:abstractNumId w:val="5"/>
  </w:num>
  <w:num w:numId="4" w16cid:durableId="216935104">
    <w:abstractNumId w:val="5"/>
  </w:num>
  <w:num w:numId="5" w16cid:durableId="1011565479">
    <w:abstractNumId w:val="5"/>
  </w:num>
  <w:num w:numId="6" w16cid:durableId="1380475963">
    <w:abstractNumId w:val="5"/>
  </w:num>
  <w:num w:numId="7" w16cid:durableId="1739785592">
    <w:abstractNumId w:val="1"/>
  </w:num>
  <w:num w:numId="8" w16cid:durableId="1885481443">
    <w:abstractNumId w:val="3"/>
  </w:num>
  <w:num w:numId="9" w16cid:durableId="806433160">
    <w:abstractNumId w:val="2"/>
  </w:num>
  <w:num w:numId="10" w16cid:durableId="1658728666">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DAF"/>
    <w:rsid w:val="00001DAF"/>
    <w:rsid w:val="00050C81"/>
    <w:rsid w:val="000927A0"/>
    <w:rsid w:val="0013740C"/>
    <w:rsid w:val="001B59D4"/>
    <w:rsid w:val="001E5A50"/>
    <w:rsid w:val="00205D7C"/>
    <w:rsid w:val="004B4F0B"/>
    <w:rsid w:val="004C102C"/>
    <w:rsid w:val="004C6C28"/>
    <w:rsid w:val="005347A6"/>
    <w:rsid w:val="00634873"/>
    <w:rsid w:val="0072687B"/>
    <w:rsid w:val="007C06DD"/>
    <w:rsid w:val="007E4C65"/>
    <w:rsid w:val="007E584C"/>
    <w:rsid w:val="008C3ABA"/>
    <w:rsid w:val="008E3C4A"/>
    <w:rsid w:val="009715F6"/>
    <w:rsid w:val="00980893"/>
    <w:rsid w:val="009D066D"/>
    <w:rsid w:val="00AE17A6"/>
    <w:rsid w:val="00AE4ED6"/>
    <w:rsid w:val="00BD5C6B"/>
    <w:rsid w:val="00D85EBF"/>
    <w:rsid w:val="00F5763E"/>
    <w:rsid w:val="00FE0337"/>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7AD8E8"/>
  <w15:docId w15:val="{0FD6791F-90B3-4DAE-AD69-2CED02766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PT" w:eastAsia="pt-PT"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ascii="Arial" w:hAnsi="Arial" w:cs="Arial"/>
      <w:color w:val="000000"/>
      <w:lang w:val="pt-BR" w:eastAsia="pt-BR"/>
    </w:rPr>
  </w:style>
  <w:style w:type="paragraph" w:styleId="Ttulo1">
    <w:name w:val="heading 1"/>
    <w:basedOn w:val="Normal"/>
    <w:next w:val="Normal"/>
    <w:qFormat/>
    <w:pPr>
      <w:keepNext/>
      <w:numPr>
        <w:numId w:val="3"/>
      </w:numPr>
      <w:spacing w:before="480" w:after="360"/>
      <w:ind w:left="0" w:firstLine="0"/>
      <w:outlineLvl w:val="0"/>
    </w:pPr>
    <w:rPr>
      <w:b/>
      <w:caps/>
      <w:color w:val="auto"/>
      <w:sz w:val="24"/>
      <w:lang w:eastAsia="en-US"/>
    </w:rPr>
  </w:style>
  <w:style w:type="paragraph" w:styleId="Ttulo2">
    <w:name w:val="heading 2"/>
    <w:basedOn w:val="Normal"/>
    <w:next w:val="Normal"/>
    <w:qFormat/>
    <w:pPr>
      <w:keepNext/>
      <w:numPr>
        <w:ilvl w:val="1"/>
        <w:numId w:val="4"/>
      </w:numPr>
      <w:spacing w:before="360" w:after="240"/>
      <w:ind w:left="0" w:firstLine="0"/>
      <w:jc w:val="left"/>
      <w:outlineLvl w:val="1"/>
    </w:pPr>
    <w:rPr>
      <w:rFonts w:cs="Times New Roman"/>
      <w:b/>
      <w:color w:val="auto"/>
      <w:sz w:val="24"/>
      <w:lang w:eastAsia="en-US"/>
    </w:rPr>
  </w:style>
  <w:style w:type="paragraph" w:styleId="Ttulo3">
    <w:name w:val="heading 3"/>
    <w:basedOn w:val="Ttulo2"/>
    <w:next w:val="Normal"/>
    <w:qFormat/>
    <w:pPr>
      <w:numPr>
        <w:ilvl w:val="2"/>
        <w:numId w:val="5"/>
      </w:numPr>
      <w:spacing w:before="240" w:after="120"/>
      <w:ind w:left="0" w:firstLine="0"/>
      <w:outlineLvl w:val="2"/>
    </w:pPr>
  </w:style>
  <w:style w:type="paragraph" w:styleId="Ttulo4">
    <w:name w:val="heading 4"/>
    <w:basedOn w:val="Normal"/>
    <w:next w:val="Normal"/>
    <w:qFormat/>
    <w:pPr>
      <w:keepNext/>
      <w:numPr>
        <w:ilvl w:val="3"/>
        <w:numId w:val="6"/>
      </w:numPr>
      <w:tabs>
        <w:tab w:val="left" w:pos="360"/>
      </w:tabs>
      <w:spacing w:before="240" w:after="120"/>
      <w:ind w:left="0" w:firstLine="0"/>
      <w:outlineLvl w:val="3"/>
    </w:pPr>
    <w:rPr>
      <w:rFonts w:cs="Times New Roman"/>
      <w:b/>
      <w:snapToGrid w:val="0"/>
      <w:color w:val="auto"/>
      <w:sz w:val="24"/>
    </w:rPr>
  </w:style>
  <w:style w:type="paragraph" w:styleId="Ttulo5">
    <w:name w:val="heading 5"/>
    <w:basedOn w:val="Normal"/>
    <w:next w:val="Normal"/>
    <w:qFormat/>
    <w:pPr>
      <w:spacing w:before="240" w:after="120"/>
      <w:outlineLvl w:val="4"/>
    </w:pPr>
    <w:rPr>
      <w:rFonts w:cs="Times New Roman"/>
      <w:b/>
      <w:color w:val="auto"/>
      <w:lang w:eastAsia="en-US"/>
    </w:rPr>
  </w:style>
  <w:style w:type="paragraph" w:styleId="Ttulo6">
    <w:name w:val="heading 6"/>
    <w:aliases w:val="Título Atividade"/>
    <w:basedOn w:val="Normal"/>
    <w:next w:val="Normal"/>
    <w:qFormat/>
    <w:pPr>
      <w:numPr>
        <w:numId w:val="7"/>
      </w:numPr>
      <w:spacing w:before="240" w:after="120"/>
      <w:outlineLvl w:val="5"/>
    </w:pPr>
    <w:rPr>
      <w:rFonts w:cs="Times New Roman"/>
      <w:b/>
      <w:i/>
      <w:color w:val="auto"/>
      <w:lang w:eastAsia="en-US"/>
    </w:rPr>
  </w:style>
  <w:style w:type="paragraph" w:styleId="Ttulo7">
    <w:name w:val="heading 7"/>
    <w:basedOn w:val="Normal"/>
    <w:next w:val="Normal"/>
    <w:qFormat/>
    <w:pPr>
      <w:spacing w:before="240" w:after="60"/>
      <w:outlineLvl w:val="6"/>
    </w:pPr>
    <w:rPr>
      <w:rFonts w:cs="Times New Roman"/>
      <w:color w:val="auto"/>
      <w:lang w:eastAsia="en-US"/>
    </w:rPr>
  </w:style>
  <w:style w:type="paragraph" w:styleId="Ttulo8">
    <w:name w:val="heading 8"/>
    <w:basedOn w:val="Normal"/>
    <w:next w:val="Normal"/>
    <w:qFormat/>
    <w:pPr>
      <w:spacing w:before="240" w:after="60"/>
      <w:outlineLvl w:val="7"/>
    </w:pPr>
    <w:rPr>
      <w:rFonts w:cs="Times New Roman"/>
      <w:i/>
      <w:color w:val="auto"/>
      <w:lang w:eastAsia="en-US"/>
    </w:rPr>
  </w:style>
  <w:style w:type="paragraph" w:styleId="Ttulo9">
    <w:name w:val="heading 9"/>
    <w:basedOn w:val="Normal"/>
    <w:next w:val="Normal"/>
    <w:qFormat/>
    <w:pPr>
      <w:spacing w:before="240" w:after="60"/>
      <w:outlineLvl w:val="8"/>
    </w:pPr>
    <w:rPr>
      <w:rFonts w:cs="Times New Roman"/>
      <w:i/>
      <w:color w:val="auto"/>
      <w:sz w:val="18"/>
      <w:lang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umrio1">
    <w:name w:val="toc 1"/>
    <w:basedOn w:val="Normal"/>
    <w:next w:val="Normal"/>
    <w:uiPriority w:val="39"/>
    <w:pPr>
      <w:tabs>
        <w:tab w:val="left" w:pos="539"/>
        <w:tab w:val="right" w:leader="dot" w:pos="9540"/>
      </w:tabs>
      <w:spacing w:before="120"/>
    </w:pPr>
    <w:rPr>
      <w:rFonts w:cs="Times New Roman"/>
      <w:bCs/>
      <w:caps/>
      <w:noProof/>
      <w:color w:val="auto"/>
      <w:szCs w:val="28"/>
      <w:lang w:eastAsia="en-US"/>
    </w:rPr>
  </w:style>
  <w:style w:type="paragraph" w:styleId="Sumrio2">
    <w:name w:val="toc 2"/>
    <w:basedOn w:val="Normal"/>
    <w:next w:val="Normal"/>
    <w:semiHidden/>
    <w:pPr>
      <w:tabs>
        <w:tab w:val="left" w:pos="540"/>
        <w:tab w:val="left" w:pos="960"/>
        <w:tab w:val="left" w:pos="1200"/>
        <w:tab w:val="right" w:leader="dot" w:pos="9540"/>
      </w:tabs>
      <w:spacing w:before="120"/>
      <w:ind w:left="539"/>
    </w:pPr>
    <w:rPr>
      <w:rFonts w:eastAsia="MS Mincho"/>
      <w:bCs/>
      <w:noProof/>
      <w:color w:val="auto"/>
      <w:szCs w:val="28"/>
      <w:lang w:eastAsia="en-US"/>
    </w:rPr>
  </w:style>
  <w:style w:type="paragraph" w:styleId="Sumrio3">
    <w:name w:val="toc 3"/>
    <w:basedOn w:val="Sumrio2"/>
    <w:next w:val="Normal"/>
    <w:semiHidden/>
    <w:pPr>
      <w:tabs>
        <w:tab w:val="left" w:pos="851"/>
      </w:tabs>
      <w:ind w:left="851"/>
    </w:pPr>
    <w:rPr>
      <w:rFonts w:cs="Times New Roman"/>
    </w:rPr>
  </w:style>
  <w:style w:type="paragraph" w:styleId="Cabealho">
    <w:name w:val="header"/>
    <w:basedOn w:val="Normal"/>
    <w:semiHidden/>
    <w:pPr>
      <w:tabs>
        <w:tab w:val="center" w:pos="4320"/>
        <w:tab w:val="right" w:pos="8640"/>
      </w:tabs>
      <w:jc w:val="center"/>
    </w:pPr>
    <w:rPr>
      <w:b/>
    </w:rPr>
  </w:style>
  <w:style w:type="character" w:styleId="Hyperlink">
    <w:name w:val="Hyperlink"/>
    <w:uiPriority w:val="99"/>
    <w:rPr>
      <w:color w:val="0000FF"/>
      <w:u w:val="single"/>
    </w:rPr>
  </w:style>
  <w:style w:type="paragraph" w:customStyle="1" w:styleId="Instruo">
    <w:name w:val="Instrução"/>
    <w:basedOn w:val="Normal"/>
    <w:next w:val="Normal"/>
    <w:pPr>
      <w:jc w:val="left"/>
    </w:pPr>
    <w:rPr>
      <w:i/>
      <w:color w:val="0000FF"/>
    </w:rPr>
  </w:style>
  <w:style w:type="paragraph" w:styleId="Lista">
    <w:name w:val="List"/>
    <w:basedOn w:val="Normal"/>
    <w:semiHidden/>
    <w:pPr>
      <w:numPr>
        <w:numId w:val="2"/>
      </w:numPr>
      <w:spacing w:before="80" w:after="240"/>
    </w:pPr>
    <w:rPr>
      <w:rFonts w:cs="Times New Roman"/>
      <w:color w:val="auto"/>
      <w:lang w:eastAsia="en-US"/>
    </w:rPr>
  </w:style>
  <w:style w:type="paragraph" w:styleId="Rodap">
    <w:name w:val="footer"/>
    <w:basedOn w:val="Normal"/>
    <w:link w:val="RodapChar"/>
    <w:semiHidden/>
    <w:pPr>
      <w:tabs>
        <w:tab w:val="center" w:pos="4320"/>
        <w:tab w:val="right" w:pos="8640"/>
      </w:tabs>
    </w:pPr>
  </w:style>
  <w:style w:type="paragraph" w:styleId="Ttulo">
    <w:name w:val="Title"/>
    <w:basedOn w:val="Normal"/>
    <w:next w:val="Normal"/>
    <w:qFormat/>
    <w:pPr>
      <w:spacing w:before="480" w:after="360"/>
    </w:pPr>
    <w:rPr>
      <w:rFonts w:cs="Times New Roman"/>
      <w:b/>
      <w:caps/>
      <w:color w:val="auto"/>
      <w:sz w:val="28"/>
      <w:lang w:eastAsia="en-US"/>
    </w:rPr>
  </w:style>
  <w:style w:type="paragraph" w:customStyle="1" w:styleId="Titulodocumento">
    <w:name w:val="Titulo documento"/>
    <w:basedOn w:val="Normal"/>
    <w:next w:val="Normal"/>
    <w:pPr>
      <w:spacing w:after="240"/>
      <w:jc w:val="left"/>
    </w:pPr>
    <w:rPr>
      <w:b/>
      <w:color w:val="999999"/>
      <w:sz w:val="52"/>
    </w:rPr>
  </w:style>
  <w:style w:type="paragraph" w:styleId="Parteinferiordoformulrio">
    <w:name w:val="HTML Bottom of Form"/>
    <w:basedOn w:val="Normal"/>
    <w:next w:val="Normal"/>
    <w:hidden/>
    <w:pPr>
      <w:widowControl w:val="0"/>
      <w:pBdr>
        <w:top w:val="single" w:sz="6" w:space="1" w:color="auto"/>
      </w:pBdr>
      <w:spacing w:line="240" w:lineRule="atLeast"/>
      <w:jc w:val="center"/>
    </w:pPr>
    <w:rPr>
      <w:vanish/>
      <w:color w:val="auto"/>
      <w:sz w:val="16"/>
      <w:szCs w:val="16"/>
    </w:rPr>
  </w:style>
  <w:style w:type="paragraph" w:styleId="Partesuperior-zdoformulrio">
    <w:name w:val="HTML Top of Form"/>
    <w:basedOn w:val="Normal"/>
    <w:next w:val="Normal"/>
    <w:hidden/>
    <w:pPr>
      <w:widowControl w:val="0"/>
      <w:pBdr>
        <w:bottom w:val="single" w:sz="6" w:space="1" w:color="auto"/>
      </w:pBdr>
      <w:spacing w:line="240" w:lineRule="atLeast"/>
      <w:jc w:val="center"/>
    </w:pPr>
    <w:rPr>
      <w:vanish/>
      <w:color w:val="auto"/>
      <w:sz w:val="16"/>
      <w:szCs w:val="16"/>
    </w:rPr>
  </w:style>
  <w:style w:type="character" w:customStyle="1" w:styleId="RodapChar">
    <w:name w:val="Rodapé Char"/>
    <w:basedOn w:val="Fontepargpadro"/>
    <w:link w:val="Rodap"/>
    <w:semiHidden/>
    <w:rsid w:val="007E4C65"/>
    <w:rPr>
      <w:rFonts w:ascii="Arial" w:hAnsi="Arial" w:cs="Arial"/>
      <w:color w:val="000000"/>
      <w:lang w:val="pt-BR" w:eastAsia="pt-BR"/>
    </w:rPr>
  </w:style>
  <w:style w:type="character" w:styleId="TextodoEspaoReservado">
    <w:name w:val="Placeholder Text"/>
    <w:basedOn w:val="Fontepargpadro"/>
    <w:uiPriority w:val="99"/>
    <w:semiHidden/>
    <w:rsid w:val="007E4C65"/>
    <w:rPr>
      <w:color w:val="808080"/>
    </w:rPr>
  </w:style>
  <w:style w:type="paragraph" w:styleId="PargrafodaLista">
    <w:name w:val="List Paragraph"/>
    <w:basedOn w:val="Normal"/>
    <w:uiPriority w:val="34"/>
    <w:qFormat/>
    <w:rsid w:val="00001D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w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rinav\Downloads\Template%20-%20Manual%20do%20Usu&#225;rio.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62D88C8F31845EEB0779DB57ACEA3C6"/>
        <w:category>
          <w:name w:val="Geral"/>
          <w:gallery w:val="placeholder"/>
        </w:category>
        <w:types>
          <w:type w:val="bbPlcHdr"/>
        </w:types>
        <w:behaviors>
          <w:behavior w:val="content"/>
        </w:behaviors>
        <w:guid w:val="{D9CA579F-C216-426C-9D34-23DAE4F8FDE2}"/>
      </w:docPartPr>
      <w:docPartBody>
        <w:p w:rsidR="008B79DD" w:rsidRDefault="00000000">
          <w:pPr>
            <w:pStyle w:val="A62D88C8F31845EEB0779DB57ACEA3C6"/>
          </w:pPr>
          <w:r w:rsidRPr="003D2951">
            <w:rPr>
              <w:rStyle w:val="TextodoEspaoReservado"/>
            </w:rPr>
            <w:t>[Título]</w:t>
          </w:r>
        </w:p>
      </w:docPartBody>
    </w:docPart>
    <w:docPart>
      <w:docPartPr>
        <w:name w:val="DEA2BEA7D3664458B5D3C60AECBBDB60"/>
        <w:category>
          <w:name w:val="Geral"/>
          <w:gallery w:val="placeholder"/>
        </w:category>
        <w:types>
          <w:type w:val="bbPlcHdr"/>
        </w:types>
        <w:behaviors>
          <w:behavior w:val="content"/>
        </w:behaviors>
        <w:guid w:val="{3EBC772F-C0E8-4506-9BBA-54912910D41B}"/>
      </w:docPartPr>
      <w:docPartBody>
        <w:p w:rsidR="008B79DD" w:rsidRDefault="00000000">
          <w:pPr>
            <w:pStyle w:val="DEA2BEA7D3664458B5D3C60AECBBDB60"/>
          </w:pPr>
          <w:r w:rsidRPr="00352B81">
            <w:rPr>
              <w:rStyle w:val="TextodoEspaoReservado"/>
            </w:rPr>
            <w:t>[Título]</w:t>
          </w:r>
        </w:p>
      </w:docPartBody>
    </w:docPart>
    <w:docPart>
      <w:docPartPr>
        <w:name w:val="5ADE85366F8E4B3CA23F372243C48B0E"/>
        <w:category>
          <w:name w:val="Geral"/>
          <w:gallery w:val="placeholder"/>
        </w:category>
        <w:types>
          <w:type w:val="bbPlcHdr"/>
        </w:types>
        <w:behaviors>
          <w:behavior w:val="content"/>
        </w:behaviors>
        <w:guid w:val="{A56A4613-A058-463A-9F78-AFDB605AF07F}"/>
      </w:docPartPr>
      <w:docPartBody>
        <w:p w:rsidR="008B79DD" w:rsidRDefault="00000000">
          <w:pPr>
            <w:pStyle w:val="5ADE85366F8E4B3CA23F372243C48B0E"/>
          </w:pPr>
          <w:r w:rsidRPr="00352B81">
            <w:rPr>
              <w:rStyle w:val="TextodoEspaoReservado"/>
            </w:rPr>
            <w:t>[Gestor]</w:t>
          </w:r>
        </w:p>
      </w:docPartBody>
    </w:docPart>
    <w:docPart>
      <w:docPartPr>
        <w:name w:val="B6F43A4B09294C4B9B28C17DC917D595"/>
        <w:category>
          <w:name w:val="Geral"/>
          <w:gallery w:val="placeholder"/>
        </w:category>
        <w:types>
          <w:type w:val="bbPlcHdr"/>
        </w:types>
        <w:behaviors>
          <w:behavior w:val="content"/>
        </w:behaviors>
        <w:guid w:val="{436D759C-0986-49A8-987A-A46B75536066}"/>
      </w:docPartPr>
      <w:docPartBody>
        <w:p w:rsidR="008B79DD" w:rsidRDefault="00000000">
          <w:pPr>
            <w:pStyle w:val="B6F43A4B09294C4B9B28C17DC917D595"/>
          </w:pPr>
          <w:r w:rsidRPr="00352B81">
            <w:rPr>
              <w:rStyle w:val="TextodoEspaoReservado"/>
            </w:rPr>
            <w:t>[Assunto]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0"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761"/>
    <w:rsid w:val="008B79DD"/>
    <w:rsid w:val="00A85761"/>
    <w:rsid w:val="00AE15F9"/>
    <w:rsid w:val="00BD5C6B"/>
    <w:rsid w:val="00D85EB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Pr>
      <w:color w:val="808080"/>
    </w:rPr>
  </w:style>
  <w:style w:type="paragraph" w:customStyle="1" w:styleId="A62D88C8F31845EEB0779DB57ACEA3C6">
    <w:name w:val="A62D88C8F31845EEB0779DB57ACEA3C6"/>
  </w:style>
  <w:style w:type="paragraph" w:customStyle="1" w:styleId="DEA2BEA7D3664458B5D3C60AECBBDB60">
    <w:name w:val="DEA2BEA7D3664458B5D3C60AECBBDB60"/>
  </w:style>
  <w:style w:type="paragraph" w:customStyle="1" w:styleId="5ADE85366F8E4B3CA23F372243C48B0E">
    <w:name w:val="5ADE85366F8E4B3CA23F372243C48B0E"/>
  </w:style>
  <w:style w:type="paragraph" w:customStyle="1" w:styleId="B6F43A4B09294C4B9B28C17DC917D595">
    <w:name w:val="B6F43A4B09294C4B9B28C17DC917D59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Template - Manual do Usuário</Template>
  <TotalTime>0</TotalTime>
  <Pages>5</Pages>
  <Words>653</Words>
  <Characters>3527</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Manual do Usuário</vt:lpstr>
    </vt:vector>
  </TitlesOfParts>
  <Manager>&lt;INST360&gt; - &lt;Instituto 360º&gt;</Manager>
  <Company/>
  <LinksUpToDate>false</LinksUpToDate>
  <CharactersWithSpaces>4172</CharactersWithSpaces>
  <SharedDoc>false</SharedDoc>
  <HLinks>
    <vt:vector size="30" baseType="variant">
      <vt:variant>
        <vt:i4>1114165</vt:i4>
      </vt:variant>
      <vt:variant>
        <vt:i4>26</vt:i4>
      </vt:variant>
      <vt:variant>
        <vt:i4>0</vt:i4>
      </vt:variant>
      <vt:variant>
        <vt:i4>5</vt:i4>
      </vt:variant>
      <vt:variant>
        <vt:lpwstr/>
      </vt:variant>
      <vt:variant>
        <vt:lpwstr>_Toc420317001</vt:lpwstr>
      </vt:variant>
      <vt:variant>
        <vt:i4>1114165</vt:i4>
      </vt:variant>
      <vt:variant>
        <vt:i4>20</vt:i4>
      </vt:variant>
      <vt:variant>
        <vt:i4>0</vt:i4>
      </vt:variant>
      <vt:variant>
        <vt:i4>5</vt:i4>
      </vt:variant>
      <vt:variant>
        <vt:lpwstr/>
      </vt:variant>
      <vt:variant>
        <vt:lpwstr>_Toc420317000</vt:lpwstr>
      </vt:variant>
      <vt:variant>
        <vt:i4>1638460</vt:i4>
      </vt:variant>
      <vt:variant>
        <vt:i4>14</vt:i4>
      </vt:variant>
      <vt:variant>
        <vt:i4>0</vt:i4>
      </vt:variant>
      <vt:variant>
        <vt:i4>5</vt:i4>
      </vt:variant>
      <vt:variant>
        <vt:lpwstr/>
      </vt:variant>
      <vt:variant>
        <vt:lpwstr>_Toc420316999</vt:lpwstr>
      </vt:variant>
      <vt:variant>
        <vt:i4>1638460</vt:i4>
      </vt:variant>
      <vt:variant>
        <vt:i4>8</vt:i4>
      </vt:variant>
      <vt:variant>
        <vt:i4>0</vt:i4>
      </vt:variant>
      <vt:variant>
        <vt:i4>5</vt:i4>
      </vt:variant>
      <vt:variant>
        <vt:lpwstr/>
      </vt:variant>
      <vt:variant>
        <vt:lpwstr>_Toc420316998</vt:lpwstr>
      </vt:variant>
      <vt:variant>
        <vt:i4>1638460</vt:i4>
      </vt:variant>
      <vt:variant>
        <vt:i4>2</vt:i4>
      </vt:variant>
      <vt:variant>
        <vt:i4>0</vt:i4>
      </vt:variant>
      <vt:variant>
        <vt:i4>5</vt:i4>
      </vt:variant>
      <vt:variant>
        <vt:lpwstr/>
      </vt:variant>
      <vt:variant>
        <vt:lpwstr>_Toc420316997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do Usuário</dc:title>
  <dc:subject>Versão &lt;1&gt;</dc:subject>
  <dc:creator>Henrique Exner Perina, Victor</dc:creator>
  <cp:lastModifiedBy>Thiago Marques</cp:lastModifiedBy>
  <cp:revision>3</cp:revision>
  <cp:lastPrinted>2004-08-19T09:54:00Z</cp:lastPrinted>
  <dcterms:created xsi:type="dcterms:W3CDTF">2026-06-04T13:59:00Z</dcterms:created>
  <dcterms:modified xsi:type="dcterms:W3CDTF">2026-06-17T00:57:00Z</dcterms:modified>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ão Modelo">
    <vt:i4>1</vt:i4>
  </property>
</Properties>
</file>